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7C67" w14:textId="160DC249" w:rsidR="00420930" w:rsidRPr="00116E1F" w:rsidRDefault="003E518F" w:rsidP="00116E1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6E1F">
        <w:rPr>
          <w:rFonts w:ascii="Times New Roman" w:hAnsi="Times New Roman" w:cs="Times New Roman"/>
          <w:b/>
          <w:bCs/>
          <w:sz w:val="36"/>
          <w:szCs w:val="36"/>
        </w:rPr>
        <w:t>LAPORAN TUGAS PEMBELAJARAN MESIN</w:t>
      </w:r>
    </w:p>
    <w:p w14:paraId="767A90A0" w14:textId="779F2C46" w:rsidR="00420930" w:rsidRPr="00116E1F" w:rsidRDefault="00113A94" w:rsidP="00116E1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6E1F">
        <w:rPr>
          <w:rFonts w:ascii="Times New Roman" w:hAnsi="Times New Roman" w:cs="Times New Roman"/>
          <w:b/>
          <w:bCs/>
          <w:sz w:val="36"/>
          <w:szCs w:val="36"/>
        </w:rPr>
        <w:t xml:space="preserve">K-NEAREST NEIGHBOR (KNN) </w:t>
      </w:r>
    </w:p>
    <w:p w14:paraId="570B484E" w14:textId="77777777" w:rsidR="00420930" w:rsidRPr="00116E1F" w:rsidRDefault="00420930" w:rsidP="00116E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6E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9307B" wp14:editId="62B5BE37">
            <wp:extent cx="2884715" cy="2884715"/>
            <wp:effectExtent l="0" t="0" r="0" b="0"/>
            <wp:docPr id="208189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810" cy="2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8057" w14:textId="77777777" w:rsidR="00513556" w:rsidRPr="00116E1F" w:rsidRDefault="00513556" w:rsidP="00116E1F">
      <w:pPr>
        <w:spacing w:line="360" w:lineRule="auto"/>
        <w:rPr>
          <w:rFonts w:ascii="Times New Roman" w:hAnsi="Times New Roman" w:cs="Times New Roman"/>
        </w:rPr>
      </w:pPr>
    </w:p>
    <w:p w14:paraId="66E1ADAD" w14:textId="42AEAC15" w:rsidR="00420930" w:rsidRPr="00116E1F" w:rsidRDefault="00420930" w:rsidP="00116E1F">
      <w:pPr>
        <w:spacing w:line="360" w:lineRule="auto"/>
        <w:jc w:val="center"/>
        <w:rPr>
          <w:rFonts w:ascii="Times New Roman" w:hAnsi="Times New Roman" w:cs="Times New Roman"/>
        </w:rPr>
      </w:pPr>
      <w:r w:rsidRPr="00116E1F">
        <w:rPr>
          <w:rFonts w:ascii="Times New Roman" w:hAnsi="Times New Roman" w:cs="Times New Roman"/>
        </w:rPr>
        <w:t xml:space="preserve">Dosen </w:t>
      </w:r>
      <w:proofErr w:type="spellStart"/>
      <w:r w:rsidRPr="00116E1F">
        <w:rPr>
          <w:rFonts w:ascii="Times New Roman" w:hAnsi="Times New Roman" w:cs="Times New Roman"/>
        </w:rPr>
        <w:t>Pengampu</w:t>
      </w:r>
      <w:proofErr w:type="spellEnd"/>
      <w:r w:rsidRPr="00116E1F">
        <w:rPr>
          <w:rFonts w:ascii="Times New Roman" w:hAnsi="Times New Roman" w:cs="Times New Roman"/>
        </w:rPr>
        <w:t xml:space="preserve">: </w:t>
      </w:r>
      <w:r w:rsidR="0036768A" w:rsidRPr="00116E1F">
        <w:rPr>
          <w:rFonts w:ascii="Times New Roman" w:hAnsi="Times New Roman" w:cs="Times New Roman"/>
        </w:rPr>
        <w:t xml:space="preserve">Kania Evita Dewi, </w:t>
      </w:r>
      <w:proofErr w:type="spellStart"/>
      <w:r w:rsidR="0036768A" w:rsidRPr="00116E1F">
        <w:rPr>
          <w:rFonts w:ascii="Times New Roman" w:hAnsi="Times New Roman" w:cs="Times New Roman"/>
        </w:rPr>
        <w:t>S.Pd</w:t>
      </w:r>
      <w:proofErr w:type="spellEnd"/>
      <w:r w:rsidR="0036768A" w:rsidRPr="00116E1F">
        <w:rPr>
          <w:rFonts w:ascii="Times New Roman" w:hAnsi="Times New Roman" w:cs="Times New Roman"/>
        </w:rPr>
        <w:t xml:space="preserve">., </w:t>
      </w:r>
      <w:proofErr w:type="spellStart"/>
      <w:proofErr w:type="gramStart"/>
      <w:r w:rsidR="0036768A" w:rsidRPr="00116E1F">
        <w:rPr>
          <w:rFonts w:ascii="Times New Roman" w:hAnsi="Times New Roman" w:cs="Times New Roman"/>
        </w:rPr>
        <w:t>M.Si</w:t>
      </w:r>
      <w:proofErr w:type="spellEnd"/>
      <w:proofErr w:type="gramEnd"/>
    </w:p>
    <w:p w14:paraId="7AD0C1C7" w14:textId="77777777" w:rsidR="00420930" w:rsidRPr="00116E1F" w:rsidRDefault="00420930" w:rsidP="00116E1F">
      <w:pPr>
        <w:spacing w:line="360" w:lineRule="auto"/>
        <w:ind w:left="2520"/>
        <w:rPr>
          <w:rFonts w:ascii="Times New Roman" w:hAnsi="Times New Roman" w:cs="Times New Roman"/>
        </w:rPr>
      </w:pPr>
      <w:proofErr w:type="spellStart"/>
      <w:r w:rsidRPr="00116E1F">
        <w:rPr>
          <w:rFonts w:ascii="Times New Roman" w:hAnsi="Times New Roman" w:cs="Times New Roman"/>
        </w:rPr>
        <w:t>Disusun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gramStart"/>
      <w:r w:rsidRPr="00116E1F">
        <w:rPr>
          <w:rFonts w:ascii="Times New Roman" w:hAnsi="Times New Roman" w:cs="Times New Roman"/>
        </w:rPr>
        <w:t>Oleh :</w:t>
      </w:r>
      <w:proofErr w:type="gramEnd"/>
    </w:p>
    <w:p w14:paraId="35A6D9C4" w14:textId="5BA14BC4" w:rsidR="00420930" w:rsidRPr="00116E1F" w:rsidRDefault="00420930" w:rsidP="00116E1F">
      <w:pPr>
        <w:spacing w:line="360" w:lineRule="auto"/>
        <w:ind w:left="2520"/>
        <w:rPr>
          <w:rFonts w:ascii="Times New Roman" w:hAnsi="Times New Roman" w:cs="Times New Roman"/>
        </w:rPr>
      </w:pPr>
      <w:proofErr w:type="gramStart"/>
      <w:r w:rsidRPr="00116E1F">
        <w:rPr>
          <w:rFonts w:ascii="Times New Roman" w:hAnsi="Times New Roman" w:cs="Times New Roman"/>
        </w:rPr>
        <w:t>Nama :</w:t>
      </w:r>
      <w:proofErr w:type="gramEnd"/>
      <w:r w:rsidRPr="00116E1F">
        <w:rPr>
          <w:rFonts w:ascii="Times New Roman" w:hAnsi="Times New Roman" w:cs="Times New Roman"/>
        </w:rPr>
        <w:t xml:space="preserve"> </w:t>
      </w:r>
      <w:r w:rsidR="00172BAD" w:rsidRPr="00116E1F">
        <w:rPr>
          <w:rFonts w:ascii="Times New Roman" w:hAnsi="Times New Roman" w:cs="Times New Roman"/>
        </w:rPr>
        <w:t>Gilang Aldiano</w:t>
      </w:r>
    </w:p>
    <w:p w14:paraId="77CB6830" w14:textId="4FAA33CC" w:rsidR="00172BAD" w:rsidRPr="00116E1F" w:rsidRDefault="00420930" w:rsidP="00116E1F">
      <w:pPr>
        <w:spacing w:line="360" w:lineRule="auto"/>
        <w:ind w:left="2520"/>
        <w:rPr>
          <w:rFonts w:ascii="Times New Roman" w:hAnsi="Times New Roman" w:cs="Times New Roman"/>
        </w:rPr>
      </w:pPr>
      <w:proofErr w:type="gramStart"/>
      <w:r w:rsidRPr="00116E1F">
        <w:rPr>
          <w:rFonts w:ascii="Times New Roman" w:hAnsi="Times New Roman" w:cs="Times New Roman"/>
        </w:rPr>
        <w:t>NIM :</w:t>
      </w:r>
      <w:proofErr w:type="gramEnd"/>
      <w:r w:rsidRPr="00116E1F">
        <w:rPr>
          <w:rFonts w:ascii="Times New Roman" w:hAnsi="Times New Roman" w:cs="Times New Roman"/>
        </w:rPr>
        <w:t xml:space="preserve"> </w:t>
      </w:r>
      <w:r w:rsidR="00172BAD" w:rsidRPr="00116E1F">
        <w:rPr>
          <w:rFonts w:ascii="Times New Roman" w:hAnsi="Times New Roman" w:cs="Times New Roman"/>
        </w:rPr>
        <w:t>10123404</w:t>
      </w:r>
    </w:p>
    <w:p w14:paraId="08A6497C" w14:textId="77777777" w:rsidR="00513556" w:rsidRPr="00116E1F" w:rsidRDefault="00513556" w:rsidP="00116E1F">
      <w:pPr>
        <w:spacing w:line="360" w:lineRule="auto"/>
        <w:ind w:left="2520"/>
        <w:rPr>
          <w:rFonts w:ascii="Times New Roman" w:hAnsi="Times New Roman" w:cs="Times New Roman"/>
        </w:rPr>
      </w:pPr>
    </w:p>
    <w:p w14:paraId="590BB02B" w14:textId="77777777" w:rsidR="00420930" w:rsidRPr="00116E1F" w:rsidRDefault="00420930" w:rsidP="00116E1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6E1F">
        <w:rPr>
          <w:rFonts w:ascii="Times New Roman" w:hAnsi="Times New Roman" w:cs="Times New Roman"/>
          <w:b/>
          <w:bCs/>
          <w:sz w:val="36"/>
          <w:szCs w:val="36"/>
        </w:rPr>
        <w:t xml:space="preserve">TEKNIK INFORMATIKA </w:t>
      </w:r>
    </w:p>
    <w:p w14:paraId="307245A7" w14:textId="77777777" w:rsidR="00420930" w:rsidRPr="00116E1F" w:rsidRDefault="00420930" w:rsidP="00116E1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6E1F">
        <w:rPr>
          <w:rFonts w:ascii="Times New Roman" w:hAnsi="Times New Roman" w:cs="Times New Roman"/>
          <w:b/>
          <w:bCs/>
          <w:sz w:val="36"/>
          <w:szCs w:val="36"/>
        </w:rPr>
        <w:t>FAKULTAS TEKNIK DAN ILMU KOMPUTER</w:t>
      </w:r>
    </w:p>
    <w:p w14:paraId="2AE6DDF4" w14:textId="77777777" w:rsidR="00420930" w:rsidRPr="00116E1F" w:rsidRDefault="00420930" w:rsidP="00116E1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6E1F">
        <w:rPr>
          <w:rFonts w:ascii="Times New Roman" w:hAnsi="Times New Roman" w:cs="Times New Roman"/>
          <w:b/>
          <w:bCs/>
          <w:sz w:val="36"/>
          <w:szCs w:val="36"/>
        </w:rPr>
        <w:t>UNIVERSITAS KOMPUTER INDONESIA</w:t>
      </w:r>
    </w:p>
    <w:p w14:paraId="75DD9BA6" w14:textId="77777777" w:rsidR="00420930" w:rsidRPr="00116E1F" w:rsidRDefault="00420930" w:rsidP="00116E1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6E1F">
        <w:rPr>
          <w:rFonts w:ascii="Times New Roman" w:hAnsi="Times New Roman" w:cs="Times New Roman"/>
          <w:b/>
          <w:bCs/>
          <w:sz w:val="36"/>
          <w:szCs w:val="36"/>
        </w:rPr>
        <w:t>2025</w:t>
      </w:r>
    </w:p>
    <w:p w14:paraId="3BD0BE5C" w14:textId="77777777" w:rsidR="00116E1F" w:rsidRDefault="00761A65" w:rsidP="00116E1F">
      <w:pPr>
        <w:pStyle w:val="Heading1"/>
        <w:spacing w:line="360" w:lineRule="auto"/>
        <w:rPr>
          <w:rFonts w:cs="Times New Roman"/>
        </w:rPr>
      </w:pPr>
      <w:bookmarkStart w:id="0" w:name="_Toc213966824"/>
      <w:r w:rsidRPr="00116E1F">
        <w:rPr>
          <w:rFonts w:cs="Times New Roman"/>
        </w:rPr>
        <w:lastRenderedPageBreak/>
        <w:t>Daftar Isi</w:t>
      </w:r>
      <w:bookmarkEnd w:id="0"/>
    </w:p>
    <w:sdt>
      <w:sdtPr>
        <w:id w:val="4030321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5DCCA92F" w14:textId="560B11FD" w:rsidR="00FE6C55" w:rsidRDefault="00FE6C55" w:rsidP="00FE6C55">
          <w:pPr>
            <w:pStyle w:val="TOCHeading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F836005" w14:textId="2E6A070C" w:rsidR="00FE6C55" w:rsidRPr="00FE6C55" w:rsidRDefault="00FE6C55">
          <w:pPr>
            <w:pStyle w:val="TOC1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25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BAB I PENDAHULUAN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_Toc213966825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076187" w14:textId="0A9E03EC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26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_Toc213966826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355D59" w14:textId="5A4CC64C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27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1.2 Tujuan Praktikum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_Toc213966827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4AE8FC" w14:textId="59A0B5C2" w:rsidR="00FE6C55" w:rsidRPr="00FE6C55" w:rsidRDefault="00FE6C55">
          <w:pPr>
            <w:pStyle w:val="TOC1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28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BAB II – PERHITUNGAN MANUAL (EXCEL)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_Toc213966828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D8FA97" w14:textId="46525E3F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29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2.1 Pemilihan Data Latih &amp; Uji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_Toc213966829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12540A" w14:textId="6AB3D134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0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2.2 Rumus Jarak Euclidean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_Toc213966830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2ECDAA" w14:textId="7D53985F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1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2.3 Tabel Lengkap Hasil Perhitungan Jarak &amp; Rank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_Toc213966831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94B7EB" w14:textId="063F51AD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2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2.4 Rumus Excel yang Digunakan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_Toc213966832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607EF3" w14:textId="4BCEFF05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3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2.5 Hasil Voting K = 1, 3, 5, 7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_Toc213966833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F2FC2E" w14:textId="0BF7B1D2" w:rsidR="00FE6C55" w:rsidRPr="00FE6C55" w:rsidRDefault="00FE6C55">
          <w:pPr>
            <w:pStyle w:val="TOC1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4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BAB III – IMPLEMENTASI PROGRAM (11 DATA)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_Toc213966834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C14AA0" w14:textId="5A266FBA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5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3.1 Deskripsi Program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_Toc213966835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58B4C3" w14:textId="01691CB0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6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3.2 Kode Program KNN (11 Data Pertama)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_Toc213966836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1B9879" w14:textId="5B70D86B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7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3.3 Hasil Output Program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_Toc213966837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B528B5" w14:textId="00A890C7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8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3.4 Interpretasi Hasil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_Toc213966838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E77DED" w14:textId="2ECD4635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39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3.5 Kesesuaian Dengan Perhitungan Manual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_Toc213966839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D69C3A" w14:textId="0CF646C4" w:rsidR="00FE6C55" w:rsidRPr="00FE6C55" w:rsidRDefault="00FE6C55">
          <w:pPr>
            <w:pStyle w:val="TOC1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0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BAB IV – IMPLEMENTASI PROGRAM KNN (SELURUH DATA 80:2+0)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_Toc213966840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344093" w14:textId="71CA3D82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1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4.1 Deskripsi Umum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_Toc213966841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9E29A1" w14:textId="71388AB4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2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4.2 Kode Program Split Data 80:20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_Toc213966842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B00AB5" w14:textId="7F8C777B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3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4.3 Contoh 5 Data Uji Teratas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_Toc213966843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97C075" w14:textId="426B5747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4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4.4 Kode Program KNN untuk K = 1, 3, 5, 7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_Toc213966844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BF2856" w14:textId="3DDD6F1A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5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4.5 Hasil Prediksi dan Akurasi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_Toc213966845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7B514B" w14:textId="4A39B8FF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6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4.6 Analisis 80:20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_Toc213966846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EA9338" w14:textId="3B0D7AD3" w:rsidR="00FE6C55" w:rsidRPr="00FE6C55" w:rsidRDefault="00FE6C55">
          <w:pPr>
            <w:pStyle w:val="TOC1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7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BAB V – ANALISIS DAN KESIMPULAN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_Toc213966847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1EB78B" w14:textId="6884EF0D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8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5.1 Analisis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_Toc213966848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740E10" w14:textId="291897EA" w:rsidR="00FE6C55" w:rsidRPr="00FE6C55" w:rsidRDefault="00FE6C55">
          <w:pPr>
            <w:pStyle w:val="TOC2"/>
            <w:tabs>
              <w:tab w:val="right" w:leader="dot" w:pos="7922"/>
            </w:tabs>
            <w:rPr>
              <w:rFonts w:ascii="Times New Roman" w:hAnsi="Times New Roman" w:cs="Times New Roman"/>
              <w:noProof/>
            </w:rPr>
          </w:pPr>
          <w:hyperlink w:anchor="_Toc213966849" w:history="1">
            <w:r w:rsidRPr="00FE6C55">
              <w:rPr>
                <w:rStyle w:val="Hyperlink"/>
                <w:rFonts w:ascii="Times New Roman" w:hAnsi="Times New Roman" w:cs="Times New Roman"/>
                <w:noProof/>
              </w:rPr>
              <w:t>5.2 Kesimpulan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instrText xml:space="preserve"> PAGEREF _Toc213966849 \h </w:instrTex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E6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676B00" w14:textId="56B7B235" w:rsidR="00FE6C55" w:rsidRDefault="00FE6C55">
          <w:r>
            <w:rPr>
              <w:b/>
              <w:bCs/>
              <w:noProof/>
            </w:rPr>
            <w:fldChar w:fldCharType="end"/>
          </w:r>
        </w:p>
      </w:sdtContent>
    </w:sdt>
    <w:p w14:paraId="77C544CA" w14:textId="77777777" w:rsidR="00FE6C55" w:rsidRPr="00116E1F" w:rsidRDefault="00FE6C55" w:rsidP="00116E1F">
      <w:pPr>
        <w:rPr>
          <w:rFonts w:eastAsiaTheme="majorEastAsia"/>
          <w:color w:val="000000" w:themeColor="text1"/>
          <w:sz w:val="28"/>
          <w:szCs w:val="40"/>
        </w:rPr>
      </w:pPr>
    </w:p>
    <w:p w14:paraId="4AC1C4BB" w14:textId="316EDD71" w:rsidR="003E518F" w:rsidRPr="00116E1F" w:rsidRDefault="003E518F" w:rsidP="00116E1F">
      <w:pPr>
        <w:pStyle w:val="Heading1"/>
        <w:spacing w:line="360" w:lineRule="auto"/>
        <w:rPr>
          <w:rFonts w:cs="Times New Roman"/>
        </w:rPr>
      </w:pPr>
      <w:bookmarkStart w:id="1" w:name="_Toc213966825"/>
      <w:r w:rsidRPr="00116E1F">
        <w:rPr>
          <w:rFonts w:cs="Times New Roman"/>
        </w:rPr>
        <w:lastRenderedPageBreak/>
        <w:t>BAB I</w:t>
      </w:r>
      <w:r w:rsidR="00256A1B" w:rsidRPr="00116E1F">
        <w:rPr>
          <w:rFonts w:cs="Times New Roman"/>
        </w:rPr>
        <w:t xml:space="preserve"> </w:t>
      </w:r>
      <w:r w:rsidRPr="00116E1F">
        <w:rPr>
          <w:rFonts w:cs="Times New Roman"/>
        </w:rPr>
        <w:t>PENDAHULUAN</w:t>
      </w:r>
      <w:bookmarkEnd w:id="1"/>
    </w:p>
    <w:p w14:paraId="5B4ED3E8" w14:textId="77777777" w:rsidR="00CC68E2" w:rsidRPr="00116E1F" w:rsidRDefault="00CC68E2" w:rsidP="00116E1F">
      <w:pPr>
        <w:pStyle w:val="Heading2"/>
        <w:spacing w:line="360" w:lineRule="auto"/>
        <w:rPr>
          <w:rFonts w:cs="Times New Roman"/>
        </w:rPr>
      </w:pPr>
      <w:bookmarkStart w:id="2" w:name="_Toc213966826"/>
      <w:r w:rsidRPr="00116E1F">
        <w:rPr>
          <w:rFonts w:cs="Times New Roman"/>
        </w:rPr>
        <w:t xml:space="preserve">1.1 Latar </w:t>
      </w:r>
      <w:proofErr w:type="spellStart"/>
      <w:r w:rsidRPr="00116E1F">
        <w:rPr>
          <w:rFonts w:cs="Times New Roman"/>
        </w:rPr>
        <w:t>Belakang</w:t>
      </w:r>
      <w:bookmarkEnd w:id="2"/>
      <w:proofErr w:type="spellEnd"/>
    </w:p>
    <w:p w14:paraId="7A24560D" w14:textId="77777777" w:rsidR="00CC68E2" w:rsidRPr="00116E1F" w:rsidRDefault="00CC68E2" w:rsidP="00116E1F">
      <w:pPr>
        <w:spacing w:line="360" w:lineRule="auto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 science dan machine learning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terukur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akurat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. Salah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klasik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kini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K-Nearest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Neighbor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(KNN)</w:t>
      </w:r>
      <w:r w:rsidRPr="00116E1F">
        <w:rPr>
          <w:rFonts w:ascii="Times New Roman" w:hAnsi="Times New Roman" w:cs="Times New Roman"/>
          <w:sz w:val="22"/>
          <w:szCs w:val="22"/>
        </w:rPr>
        <w:t xml:space="preserve">. KNN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(</w:t>
      </w:r>
      <w:r w:rsidRPr="00116E1F">
        <w:rPr>
          <w:rFonts w:ascii="Times New Roman" w:hAnsi="Times New Roman" w:cs="Times New Roman"/>
          <w:i/>
          <w:iCs/>
          <w:sz w:val="22"/>
          <w:szCs w:val="22"/>
        </w:rPr>
        <w:t>distance-based classifier</w:t>
      </w:r>
      <w:r w:rsidRPr="00116E1F">
        <w:rPr>
          <w:rFonts w:ascii="Times New Roman" w:hAnsi="Times New Roman" w:cs="Times New Roman"/>
          <w:sz w:val="22"/>
          <w:szCs w:val="22"/>
        </w:rPr>
        <w:t xml:space="preserve">)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membandingkan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 uji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(non-parametric),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membandingkan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.</w:t>
      </w:r>
    </w:p>
    <w:p w14:paraId="5F062AB4" w14:textId="77777777" w:rsidR="00CC68E2" w:rsidRPr="00116E1F" w:rsidRDefault="00CC68E2" w:rsidP="00116E1F">
      <w:pPr>
        <w:spacing w:line="360" w:lineRule="auto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praktikum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dataset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>Student Mental Health</w:t>
      </w:r>
      <w:r w:rsidRPr="00116E1F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atribut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Gender, Age, Year, CGPA,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label Depression.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mahasiswa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topik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institusi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pendidikan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mental.</w:t>
      </w:r>
    </w:p>
    <w:p w14:paraId="0AA13082" w14:textId="77777777" w:rsidR="00CC68E2" w:rsidRPr="00116E1F" w:rsidRDefault="00CC68E2" w:rsidP="00116E1F">
      <w:pPr>
        <w:pStyle w:val="Heading2"/>
        <w:spacing w:line="360" w:lineRule="auto"/>
        <w:rPr>
          <w:rFonts w:cs="Times New Roman"/>
        </w:rPr>
      </w:pPr>
      <w:bookmarkStart w:id="3" w:name="_Toc213966827"/>
      <w:r w:rsidRPr="00116E1F">
        <w:rPr>
          <w:rFonts w:cs="Times New Roman"/>
        </w:rPr>
        <w:t xml:space="preserve">1.2 Tujuan </w:t>
      </w:r>
      <w:proofErr w:type="spellStart"/>
      <w:r w:rsidRPr="00116E1F">
        <w:rPr>
          <w:rFonts w:cs="Times New Roman"/>
        </w:rPr>
        <w:t>Praktikum</w:t>
      </w:r>
      <w:bookmarkEnd w:id="3"/>
      <w:proofErr w:type="spellEnd"/>
    </w:p>
    <w:p w14:paraId="64CE9B07" w14:textId="77777777" w:rsidR="00CC68E2" w:rsidRPr="00116E1F" w:rsidRDefault="00CC68E2" w:rsidP="00116E1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E1F">
        <w:rPr>
          <w:rFonts w:ascii="Times New Roman" w:hAnsi="Times New Roman" w:cs="Times New Roman"/>
        </w:rPr>
        <w:t>Menerapkan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perhitungan</w:t>
      </w:r>
      <w:proofErr w:type="spellEnd"/>
      <w:r w:rsidRPr="00116E1F">
        <w:rPr>
          <w:rFonts w:ascii="Times New Roman" w:hAnsi="Times New Roman" w:cs="Times New Roman"/>
        </w:rPr>
        <w:t xml:space="preserve"> manual KNN pada 10 data </w:t>
      </w:r>
      <w:proofErr w:type="spellStart"/>
      <w:r w:rsidRPr="00116E1F">
        <w:rPr>
          <w:rFonts w:ascii="Times New Roman" w:hAnsi="Times New Roman" w:cs="Times New Roman"/>
        </w:rPr>
        <w:t>latih</w:t>
      </w:r>
      <w:proofErr w:type="spellEnd"/>
      <w:r w:rsidRPr="00116E1F">
        <w:rPr>
          <w:rFonts w:ascii="Times New Roman" w:hAnsi="Times New Roman" w:cs="Times New Roman"/>
        </w:rPr>
        <w:t xml:space="preserve"> dan 1 data uji </w:t>
      </w:r>
      <w:proofErr w:type="spellStart"/>
      <w:r w:rsidRPr="00116E1F">
        <w:rPr>
          <w:rFonts w:ascii="Times New Roman" w:hAnsi="Times New Roman" w:cs="Times New Roman"/>
        </w:rPr>
        <w:t>menggunakan</w:t>
      </w:r>
      <w:proofErr w:type="spellEnd"/>
      <w:r w:rsidRPr="00116E1F">
        <w:rPr>
          <w:rFonts w:ascii="Times New Roman" w:hAnsi="Times New Roman" w:cs="Times New Roman"/>
        </w:rPr>
        <w:t xml:space="preserve"> Excel.</w:t>
      </w:r>
    </w:p>
    <w:p w14:paraId="651E5766" w14:textId="77777777" w:rsidR="00CC68E2" w:rsidRPr="00116E1F" w:rsidRDefault="00CC68E2" w:rsidP="00116E1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E1F">
        <w:rPr>
          <w:rFonts w:ascii="Times New Roman" w:hAnsi="Times New Roman" w:cs="Times New Roman"/>
        </w:rPr>
        <w:t>Menerapkan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algoritma</w:t>
      </w:r>
      <w:proofErr w:type="spellEnd"/>
      <w:r w:rsidRPr="00116E1F">
        <w:rPr>
          <w:rFonts w:ascii="Times New Roman" w:hAnsi="Times New Roman" w:cs="Times New Roman"/>
        </w:rPr>
        <w:t xml:space="preserve"> KNN </w:t>
      </w:r>
      <w:proofErr w:type="spellStart"/>
      <w:r w:rsidRPr="00116E1F">
        <w:rPr>
          <w:rFonts w:ascii="Times New Roman" w:hAnsi="Times New Roman" w:cs="Times New Roman"/>
        </w:rPr>
        <w:t>dengan</w:t>
      </w:r>
      <w:proofErr w:type="spellEnd"/>
      <w:r w:rsidRPr="00116E1F">
        <w:rPr>
          <w:rFonts w:ascii="Times New Roman" w:hAnsi="Times New Roman" w:cs="Times New Roman"/>
        </w:rPr>
        <w:t xml:space="preserve"> Python pada 11 data </w:t>
      </w:r>
      <w:proofErr w:type="spellStart"/>
      <w:r w:rsidRPr="00116E1F">
        <w:rPr>
          <w:rFonts w:ascii="Times New Roman" w:hAnsi="Times New Roman" w:cs="Times New Roman"/>
        </w:rPr>
        <w:t>pertama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sesuai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perhitungan</w:t>
      </w:r>
      <w:proofErr w:type="spellEnd"/>
      <w:r w:rsidRPr="00116E1F">
        <w:rPr>
          <w:rFonts w:ascii="Times New Roman" w:hAnsi="Times New Roman" w:cs="Times New Roman"/>
        </w:rPr>
        <w:t xml:space="preserve"> manual.</w:t>
      </w:r>
    </w:p>
    <w:p w14:paraId="580BC78F" w14:textId="77777777" w:rsidR="00CC68E2" w:rsidRPr="00116E1F" w:rsidRDefault="00CC68E2" w:rsidP="00116E1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E1F">
        <w:rPr>
          <w:rFonts w:ascii="Times New Roman" w:hAnsi="Times New Roman" w:cs="Times New Roman"/>
        </w:rPr>
        <w:t>Mengimplementasikan</w:t>
      </w:r>
      <w:proofErr w:type="spellEnd"/>
      <w:r w:rsidRPr="00116E1F">
        <w:rPr>
          <w:rFonts w:ascii="Times New Roman" w:hAnsi="Times New Roman" w:cs="Times New Roman"/>
        </w:rPr>
        <w:t xml:space="preserve"> KNN </w:t>
      </w:r>
      <w:proofErr w:type="spellStart"/>
      <w:r w:rsidRPr="00116E1F">
        <w:rPr>
          <w:rFonts w:ascii="Times New Roman" w:hAnsi="Times New Roman" w:cs="Times New Roman"/>
        </w:rPr>
        <w:t>menggunakan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seluruh</w:t>
      </w:r>
      <w:proofErr w:type="spellEnd"/>
      <w:r w:rsidRPr="00116E1F">
        <w:rPr>
          <w:rFonts w:ascii="Times New Roman" w:hAnsi="Times New Roman" w:cs="Times New Roman"/>
        </w:rPr>
        <w:t xml:space="preserve"> dataset </w:t>
      </w:r>
      <w:proofErr w:type="spellStart"/>
      <w:r w:rsidRPr="00116E1F">
        <w:rPr>
          <w:rFonts w:ascii="Times New Roman" w:hAnsi="Times New Roman" w:cs="Times New Roman"/>
        </w:rPr>
        <w:t>dengan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pembagian</w:t>
      </w:r>
      <w:proofErr w:type="spellEnd"/>
      <w:r w:rsidRPr="00116E1F">
        <w:rPr>
          <w:rFonts w:ascii="Times New Roman" w:hAnsi="Times New Roman" w:cs="Times New Roman"/>
        </w:rPr>
        <w:t xml:space="preserve"> data 80% </w:t>
      </w:r>
      <w:proofErr w:type="spellStart"/>
      <w:r w:rsidRPr="00116E1F">
        <w:rPr>
          <w:rFonts w:ascii="Times New Roman" w:hAnsi="Times New Roman" w:cs="Times New Roman"/>
        </w:rPr>
        <w:t>latih</w:t>
      </w:r>
      <w:proofErr w:type="spellEnd"/>
      <w:r w:rsidRPr="00116E1F">
        <w:rPr>
          <w:rFonts w:ascii="Times New Roman" w:hAnsi="Times New Roman" w:cs="Times New Roman"/>
        </w:rPr>
        <w:t xml:space="preserve"> dan 20% uji.</w:t>
      </w:r>
    </w:p>
    <w:p w14:paraId="428276DD" w14:textId="6DBAFAE1" w:rsidR="009A4C4B" w:rsidRPr="00116E1F" w:rsidRDefault="00CC68E2" w:rsidP="00116E1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E1F">
        <w:rPr>
          <w:rFonts w:ascii="Times New Roman" w:hAnsi="Times New Roman" w:cs="Times New Roman"/>
        </w:rPr>
        <w:t>Menganalisis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efek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pemilihan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nilai</w:t>
      </w:r>
      <w:proofErr w:type="spellEnd"/>
      <w:r w:rsidRPr="00116E1F">
        <w:rPr>
          <w:rFonts w:ascii="Times New Roman" w:hAnsi="Times New Roman" w:cs="Times New Roman"/>
        </w:rPr>
        <w:t xml:space="preserve"> K </w:t>
      </w:r>
      <w:proofErr w:type="spellStart"/>
      <w:r w:rsidRPr="00116E1F">
        <w:rPr>
          <w:rFonts w:ascii="Times New Roman" w:hAnsi="Times New Roman" w:cs="Times New Roman"/>
        </w:rPr>
        <w:t>terhadap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performa</w:t>
      </w:r>
      <w:proofErr w:type="spellEnd"/>
      <w:r w:rsidRPr="00116E1F">
        <w:rPr>
          <w:rFonts w:ascii="Times New Roman" w:hAnsi="Times New Roman" w:cs="Times New Roman"/>
        </w:rPr>
        <w:t xml:space="preserve"> model.</w:t>
      </w:r>
    </w:p>
    <w:p w14:paraId="5EB4773B" w14:textId="77777777" w:rsidR="009A4C4B" w:rsidRPr="00116E1F" w:rsidRDefault="009A4C4B" w:rsidP="00116E1F">
      <w:pPr>
        <w:spacing w:line="360" w:lineRule="auto"/>
        <w:jc w:val="both"/>
        <w:rPr>
          <w:rFonts w:ascii="Times New Roman" w:hAnsi="Times New Roman" w:cs="Times New Roman"/>
        </w:rPr>
      </w:pPr>
    </w:p>
    <w:p w14:paraId="0BE4BE6E" w14:textId="77777777" w:rsidR="009A4C4B" w:rsidRPr="00116E1F" w:rsidRDefault="009A4C4B" w:rsidP="00116E1F">
      <w:pPr>
        <w:spacing w:line="360" w:lineRule="auto"/>
        <w:jc w:val="both"/>
        <w:rPr>
          <w:rFonts w:ascii="Times New Roman" w:hAnsi="Times New Roman" w:cs="Times New Roman"/>
        </w:rPr>
      </w:pPr>
    </w:p>
    <w:p w14:paraId="45373CD7" w14:textId="77777777" w:rsidR="009A4C4B" w:rsidRPr="00116E1F" w:rsidRDefault="009A4C4B" w:rsidP="00116E1F">
      <w:pPr>
        <w:spacing w:line="360" w:lineRule="auto"/>
        <w:jc w:val="both"/>
        <w:rPr>
          <w:rFonts w:ascii="Times New Roman" w:hAnsi="Times New Roman" w:cs="Times New Roman"/>
        </w:rPr>
      </w:pPr>
    </w:p>
    <w:p w14:paraId="0CA9B6A5" w14:textId="77777777" w:rsidR="009A4C4B" w:rsidRPr="00116E1F" w:rsidRDefault="009A4C4B" w:rsidP="00116E1F">
      <w:pPr>
        <w:spacing w:line="360" w:lineRule="auto"/>
        <w:jc w:val="both"/>
        <w:rPr>
          <w:rFonts w:ascii="Times New Roman" w:hAnsi="Times New Roman" w:cs="Times New Roman"/>
        </w:rPr>
      </w:pPr>
    </w:p>
    <w:p w14:paraId="1B8BF363" w14:textId="77777777" w:rsidR="009A4C4B" w:rsidRPr="00116E1F" w:rsidRDefault="009A4C4B" w:rsidP="00116E1F">
      <w:pPr>
        <w:spacing w:line="360" w:lineRule="auto"/>
        <w:jc w:val="both"/>
        <w:rPr>
          <w:rFonts w:ascii="Times New Roman" w:hAnsi="Times New Roman" w:cs="Times New Roman"/>
        </w:rPr>
      </w:pPr>
    </w:p>
    <w:p w14:paraId="6E620500" w14:textId="4CBAC3A6" w:rsidR="00280FAB" w:rsidRPr="00116E1F" w:rsidRDefault="00BE51F3" w:rsidP="00116E1F">
      <w:pPr>
        <w:pStyle w:val="Heading1"/>
        <w:spacing w:line="360" w:lineRule="auto"/>
        <w:rPr>
          <w:rFonts w:cs="Times New Roman"/>
        </w:rPr>
      </w:pPr>
      <w:bookmarkStart w:id="4" w:name="_Toc213966828"/>
      <w:r w:rsidRPr="00116E1F">
        <w:rPr>
          <w:rFonts w:cs="Times New Roman"/>
        </w:rPr>
        <w:lastRenderedPageBreak/>
        <w:t>BAB II – PERHITUNGAN MANUAL (EXCEL)</w:t>
      </w:r>
      <w:bookmarkEnd w:id="4"/>
    </w:p>
    <w:p w14:paraId="197A9CC9" w14:textId="71821313" w:rsidR="00280FAB" w:rsidRPr="00116E1F" w:rsidRDefault="00280FAB" w:rsidP="00116E1F">
      <w:pPr>
        <w:pStyle w:val="Heading2"/>
        <w:spacing w:line="360" w:lineRule="auto"/>
        <w:rPr>
          <w:rFonts w:cs="Times New Roman"/>
        </w:rPr>
      </w:pPr>
      <w:bookmarkStart w:id="5" w:name="_Toc213966829"/>
      <w:r w:rsidRPr="00116E1F">
        <w:rPr>
          <w:rFonts w:cs="Times New Roman"/>
        </w:rPr>
        <w:t xml:space="preserve">2.1 </w:t>
      </w:r>
      <w:proofErr w:type="spellStart"/>
      <w:r w:rsidRPr="00116E1F">
        <w:rPr>
          <w:rFonts w:cs="Times New Roman"/>
        </w:rPr>
        <w:t>Pemilihan</w:t>
      </w:r>
      <w:proofErr w:type="spellEnd"/>
      <w:r w:rsidRPr="00116E1F">
        <w:rPr>
          <w:rFonts w:cs="Times New Roman"/>
        </w:rPr>
        <w:t xml:space="preserve"> Data </w:t>
      </w:r>
      <w:proofErr w:type="spellStart"/>
      <w:r w:rsidRPr="00116E1F">
        <w:rPr>
          <w:rFonts w:cs="Times New Roman"/>
        </w:rPr>
        <w:t>Latih</w:t>
      </w:r>
      <w:proofErr w:type="spellEnd"/>
      <w:r w:rsidRPr="00116E1F">
        <w:rPr>
          <w:rFonts w:cs="Times New Roman"/>
        </w:rPr>
        <w:t xml:space="preserve"> &amp; Uji</w:t>
      </w:r>
      <w:bookmarkEnd w:id="5"/>
    </w:p>
    <w:p w14:paraId="0FDD94D4" w14:textId="77777777" w:rsidR="00280FAB" w:rsidRPr="00116E1F" w:rsidRDefault="00280FAB" w:rsidP="00116E1F">
      <w:pPr>
        <w:spacing w:line="360" w:lineRule="auto"/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diambil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11 baris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pertama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dataset Student Mental Health.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Pembagian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:</w:t>
      </w:r>
    </w:p>
    <w:p w14:paraId="42A33945" w14:textId="77777777" w:rsidR="00280FAB" w:rsidRPr="00116E1F" w:rsidRDefault="00280FAB" w:rsidP="00116E1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10 data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pertama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r w:rsidRPr="00116E1F">
        <w:rPr>
          <w:rFonts w:ascii="Times New Roman" w:hAnsi="Times New Roman" w:cs="Times New Roman"/>
          <w:i/>
          <w:iCs/>
          <w:sz w:val="22"/>
          <w:szCs w:val="22"/>
        </w:rPr>
        <w:t xml:space="preserve">data </w:t>
      </w:r>
      <w:proofErr w:type="spellStart"/>
      <w:r w:rsidRPr="00116E1F">
        <w:rPr>
          <w:rFonts w:ascii="Times New Roman" w:hAnsi="Times New Roman" w:cs="Times New Roman"/>
          <w:i/>
          <w:iCs/>
          <w:sz w:val="22"/>
          <w:szCs w:val="22"/>
        </w:rPr>
        <w:t>latih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(training data)</w:t>
      </w:r>
    </w:p>
    <w:p w14:paraId="0AD8E503" w14:textId="77777777" w:rsidR="00280FAB" w:rsidRPr="00116E1F" w:rsidRDefault="00280FAB" w:rsidP="00116E1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1 data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berikutnya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r w:rsidRPr="00116E1F">
        <w:rPr>
          <w:rFonts w:ascii="Times New Roman" w:hAnsi="Times New Roman" w:cs="Times New Roman"/>
          <w:i/>
          <w:iCs/>
          <w:sz w:val="22"/>
          <w:szCs w:val="22"/>
        </w:rPr>
        <w:t>data uji</w:t>
      </w:r>
      <w:r w:rsidRPr="00116E1F">
        <w:rPr>
          <w:rFonts w:ascii="Times New Roman" w:hAnsi="Times New Roman" w:cs="Times New Roman"/>
          <w:sz w:val="22"/>
          <w:szCs w:val="22"/>
        </w:rPr>
        <w:t xml:space="preserve"> (test data)</w:t>
      </w:r>
    </w:p>
    <w:p w14:paraId="3DD64881" w14:textId="77777777" w:rsidR="00280FAB" w:rsidRPr="00116E1F" w:rsidRDefault="00280FAB" w:rsidP="00116E1F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Fitur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ketentuan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:</w:t>
      </w:r>
    </w:p>
    <w:p w14:paraId="60A86157" w14:textId="77777777" w:rsidR="00280FAB" w:rsidRPr="00116E1F" w:rsidRDefault="00280FAB" w:rsidP="00116E1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Gender</w:t>
      </w:r>
    </w:p>
    <w:p w14:paraId="36AB36B3" w14:textId="77777777" w:rsidR="00280FAB" w:rsidRPr="00116E1F" w:rsidRDefault="00280FAB" w:rsidP="00116E1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Age</w:t>
      </w:r>
    </w:p>
    <w:p w14:paraId="615E40AD" w14:textId="77777777" w:rsidR="00280FAB" w:rsidRPr="00116E1F" w:rsidRDefault="00280FAB" w:rsidP="00116E1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Year</w:t>
      </w:r>
    </w:p>
    <w:p w14:paraId="77E409E8" w14:textId="77777777" w:rsidR="00280FAB" w:rsidRPr="00116E1F" w:rsidRDefault="00280FAB" w:rsidP="00116E1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CGPA</w:t>
      </w:r>
    </w:p>
    <w:p w14:paraId="025CFA0D" w14:textId="77777777" w:rsidR="00280FAB" w:rsidRPr="00116E1F" w:rsidRDefault="00280FAB" w:rsidP="00116E1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Label: Depression (0 = Tidak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1 =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)</w:t>
      </w:r>
    </w:p>
    <w:p w14:paraId="43F1866F" w14:textId="77777777" w:rsidR="00280FAB" w:rsidRPr="00116E1F" w:rsidRDefault="00280FAB" w:rsidP="00116E1F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Data uji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:</w:t>
      </w:r>
    </w:p>
    <w:p w14:paraId="23BF35A2" w14:textId="77777777" w:rsidR="00280FAB" w:rsidRPr="00116E1F" w:rsidRDefault="00280FAB" w:rsidP="00116E1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Gender = 0</w:t>
      </w:r>
    </w:p>
    <w:p w14:paraId="79794225" w14:textId="77777777" w:rsidR="00280FAB" w:rsidRPr="00116E1F" w:rsidRDefault="00280FAB" w:rsidP="00116E1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Age = 20</w:t>
      </w:r>
    </w:p>
    <w:p w14:paraId="3BEB6B6B" w14:textId="77777777" w:rsidR="00280FAB" w:rsidRPr="00116E1F" w:rsidRDefault="00280FAB" w:rsidP="00116E1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Year = 1</w:t>
      </w:r>
    </w:p>
    <w:p w14:paraId="5184C9F4" w14:textId="77777777" w:rsidR="00280FAB" w:rsidRPr="00116E1F" w:rsidRDefault="00280FAB" w:rsidP="00116E1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CGPA = 3.5</w:t>
      </w:r>
    </w:p>
    <w:p w14:paraId="593DA783" w14:textId="77777777" w:rsidR="009A4C4B" w:rsidRPr="00116E1F" w:rsidRDefault="009A4C4B" w:rsidP="00116E1F">
      <w:pPr>
        <w:pStyle w:val="Heading2"/>
        <w:spacing w:line="360" w:lineRule="auto"/>
        <w:rPr>
          <w:rFonts w:cs="Times New Roman"/>
        </w:rPr>
      </w:pPr>
      <w:bookmarkStart w:id="6" w:name="_Toc213966830"/>
      <w:r w:rsidRPr="00116E1F">
        <w:rPr>
          <w:rFonts w:cs="Times New Roman"/>
        </w:rPr>
        <w:t xml:space="preserve">2.2 </w:t>
      </w:r>
      <w:proofErr w:type="spellStart"/>
      <w:r w:rsidRPr="00116E1F">
        <w:rPr>
          <w:rFonts w:cs="Times New Roman"/>
        </w:rPr>
        <w:t>Rumus</w:t>
      </w:r>
      <w:proofErr w:type="spellEnd"/>
      <w:r w:rsidRPr="00116E1F">
        <w:rPr>
          <w:rFonts w:cs="Times New Roman"/>
        </w:rPr>
        <w:t xml:space="preserve"> Jarak Euclidean</w:t>
      </w:r>
      <w:bookmarkEnd w:id="6"/>
    </w:p>
    <w:p w14:paraId="2D5022D5" w14:textId="77777777" w:rsidR="009A4C4B" w:rsidRPr="00116E1F" w:rsidRDefault="009A4C4B" w:rsidP="00116E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 uji dan masing</w:t>
      </w:r>
      <w:r w:rsidRPr="00116E1F">
        <w:rPr>
          <w:rFonts w:ascii="Times New Roman" w:hAnsi="Times New Roman" w:cs="Times New Roman"/>
          <w:sz w:val="22"/>
          <w:szCs w:val="22"/>
        </w:rPr>
        <w:noBreakHyphen/>
        <w:t xml:space="preserve">masing data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2"/>
      </w:tblGrid>
      <w:tr w:rsidR="009A4C4B" w:rsidRPr="00116E1F" w14:paraId="007C1452" w14:textId="77777777" w:rsidTr="009A4C4B">
        <w:tc>
          <w:tcPr>
            <w:tcW w:w="7922" w:type="dxa"/>
          </w:tcPr>
          <w:p w14:paraId="7B29750B" w14:textId="1F839A09" w:rsidR="009A4C4B" w:rsidRPr="00116E1F" w:rsidRDefault="009A4C4B" w:rsidP="00116E1F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d = 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sqrt(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(G - 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Gu)^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2 + (A - 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Au)^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2 + (Y - 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Yu)^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2 + (C - 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Cu)^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2)</w:t>
            </w:r>
          </w:p>
        </w:tc>
      </w:tr>
    </w:tbl>
    <w:p w14:paraId="3B00147D" w14:textId="77777777" w:rsidR="009A4C4B" w:rsidRPr="00116E1F" w:rsidRDefault="009A4C4B" w:rsidP="00116E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Di mana:</w:t>
      </w:r>
    </w:p>
    <w:p w14:paraId="0D1EE218" w14:textId="77777777" w:rsidR="009A4C4B" w:rsidRPr="00116E1F" w:rsidRDefault="009A4C4B" w:rsidP="00116E1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G = Gender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, Gu = Gender uji</w:t>
      </w:r>
    </w:p>
    <w:p w14:paraId="74D46EA9" w14:textId="77777777" w:rsidR="009A4C4B" w:rsidRPr="00116E1F" w:rsidRDefault="009A4C4B" w:rsidP="00116E1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A = Age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, Au = Age uji</w:t>
      </w:r>
    </w:p>
    <w:p w14:paraId="14A62F3A" w14:textId="77777777" w:rsidR="009A4C4B" w:rsidRPr="00116E1F" w:rsidRDefault="009A4C4B" w:rsidP="00116E1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Y = Year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, Yu = Year uji</w:t>
      </w:r>
    </w:p>
    <w:p w14:paraId="466E71DA" w14:textId="77777777" w:rsidR="009A4C4B" w:rsidRPr="00116E1F" w:rsidRDefault="009A4C4B" w:rsidP="00116E1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lastRenderedPageBreak/>
        <w:t xml:space="preserve">C = CGPA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, Cu = CGPA uji</w:t>
      </w:r>
    </w:p>
    <w:p w14:paraId="651CA948" w14:textId="77777777" w:rsidR="001A6701" w:rsidRPr="00116E1F" w:rsidRDefault="001A6701" w:rsidP="00116E1F">
      <w:pPr>
        <w:pStyle w:val="Heading2"/>
        <w:spacing w:line="360" w:lineRule="auto"/>
        <w:rPr>
          <w:rFonts w:cs="Times New Roman"/>
        </w:rPr>
      </w:pPr>
      <w:bookmarkStart w:id="7" w:name="_Toc213966831"/>
      <w:r w:rsidRPr="00116E1F">
        <w:rPr>
          <w:rFonts w:cs="Times New Roman"/>
        </w:rPr>
        <w:t xml:space="preserve">2.3 Tabel </w:t>
      </w:r>
      <w:proofErr w:type="spellStart"/>
      <w:r w:rsidRPr="00116E1F">
        <w:rPr>
          <w:rFonts w:cs="Times New Roman"/>
        </w:rPr>
        <w:t>Lengkap</w:t>
      </w:r>
      <w:proofErr w:type="spellEnd"/>
      <w:r w:rsidRPr="00116E1F">
        <w:rPr>
          <w:rFonts w:cs="Times New Roman"/>
        </w:rPr>
        <w:t xml:space="preserve"> Hasil </w:t>
      </w:r>
      <w:proofErr w:type="spellStart"/>
      <w:r w:rsidRPr="00116E1F">
        <w:rPr>
          <w:rFonts w:cs="Times New Roman"/>
        </w:rPr>
        <w:t>Perhitungan</w:t>
      </w:r>
      <w:proofErr w:type="spellEnd"/>
      <w:r w:rsidRPr="00116E1F">
        <w:rPr>
          <w:rFonts w:cs="Times New Roman"/>
        </w:rPr>
        <w:t xml:space="preserve"> Jarak &amp; Rank</w:t>
      </w:r>
      <w:bookmarkEnd w:id="7"/>
    </w:p>
    <w:p w14:paraId="17972027" w14:textId="77777777" w:rsidR="001A6701" w:rsidRPr="00116E1F" w:rsidRDefault="001A6701" w:rsidP="00116E1F">
      <w:pPr>
        <w:pStyle w:val="NormalWeb"/>
        <w:spacing w:line="360" w:lineRule="auto"/>
      </w:pPr>
      <w:proofErr w:type="spellStart"/>
      <w:r w:rsidRPr="00116E1F">
        <w:t>Berikut</w:t>
      </w:r>
      <w:proofErr w:type="spellEnd"/>
      <w:r w:rsidRPr="00116E1F">
        <w:t xml:space="preserve"> </w:t>
      </w:r>
      <w:proofErr w:type="spellStart"/>
      <w:r w:rsidRPr="00116E1F">
        <w:t>hasil</w:t>
      </w:r>
      <w:proofErr w:type="spellEnd"/>
      <w:r w:rsidRPr="00116E1F">
        <w:t xml:space="preserve"> </w:t>
      </w:r>
      <w:proofErr w:type="spellStart"/>
      <w:r w:rsidRPr="00116E1F">
        <w:t>lengkap</w:t>
      </w:r>
      <w:proofErr w:type="spellEnd"/>
      <w:r w:rsidRPr="00116E1F">
        <w:t xml:space="preserve"> </w:t>
      </w:r>
      <w:proofErr w:type="spellStart"/>
      <w:r w:rsidRPr="00116E1F">
        <w:t>perhitungan</w:t>
      </w:r>
      <w:proofErr w:type="spellEnd"/>
      <w:r w:rsidRPr="00116E1F">
        <w:t xml:space="preserve"> </w:t>
      </w:r>
      <w:proofErr w:type="spellStart"/>
      <w:r w:rsidRPr="00116E1F">
        <w:t>jarak</w:t>
      </w:r>
      <w:proofErr w:type="spellEnd"/>
      <w:r w:rsidRPr="00116E1F">
        <w:t xml:space="preserve"> Euclidean pada Excel:</w:t>
      </w:r>
    </w:p>
    <w:tbl>
      <w:tblPr>
        <w:tblStyle w:val="TableGrid"/>
        <w:tblW w:w="9791" w:type="dxa"/>
        <w:tblInd w:w="-589" w:type="dxa"/>
        <w:tblLook w:val="04A0" w:firstRow="1" w:lastRow="0" w:firstColumn="1" w:lastColumn="0" w:noHBand="0" w:noVBand="1"/>
      </w:tblPr>
      <w:tblGrid>
        <w:gridCol w:w="485"/>
        <w:gridCol w:w="925"/>
        <w:gridCol w:w="583"/>
        <w:gridCol w:w="656"/>
        <w:gridCol w:w="823"/>
        <w:gridCol w:w="1251"/>
        <w:gridCol w:w="921"/>
        <w:gridCol w:w="583"/>
        <w:gridCol w:w="652"/>
        <w:gridCol w:w="811"/>
        <w:gridCol w:w="1371"/>
        <w:gridCol w:w="730"/>
      </w:tblGrid>
      <w:tr w:rsidR="00004DD9" w:rsidRPr="00116E1F" w14:paraId="6C096D48" w14:textId="77777777" w:rsidTr="000812EE">
        <w:trPr>
          <w:trHeight w:val="730"/>
        </w:trPr>
        <w:tc>
          <w:tcPr>
            <w:tcW w:w="485" w:type="dxa"/>
            <w:hideMark/>
          </w:tcPr>
          <w:p w14:paraId="048FE304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925" w:type="dxa"/>
            <w:hideMark/>
          </w:tcPr>
          <w:p w14:paraId="1F04CB20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Gender</w:t>
            </w:r>
          </w:p>
        </w:tc>
        <w:tc>
          <w:tcPr>
            <w:tcW w:w="0" w:type="auto"/>
            <w:hideMark/>
          </w:tcPr>
          <w:p w14:paraId="15F146B8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6432CE3E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0" w:type="auto"/>
            <w:hideMark/>
          </w:tcPr>
          <w:p w14:paraId="0C1F12B8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CGPA</w:t>
            </w:r>
          </w:p>
        </w:tc>
        <w:tc>
          <w:tcPr>
            <w:tcW w:w="0" w:type="auto"/>
            <w:hideMark/>
          </w:tcPr>
          <w:p w14:paraId="1F1DC96E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Depression</w:t>
            </w:r>
          </w:p>
        </w:tc>
        <w:tc>
          <w:tcPr>
            <w:tcW w:w="0" w:type="auto"/>
            <w:hideMark/>
          </w:tcPr>
          <w:p w14:paraId="54C5375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Gender Uji</w:t>
            </w:r>
          </w:p>
        </w:tc>
        <w:tc>
          <w:tcPr>
            <w:tcW w:w="0" w:type="auto"/>
            <w:hideMark/>
          </w:tcPr>
          <w:p w14:paraId="2CE9995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 Uji</w:t>
            </w:r>
          </w:p>
        </w:tc>
        <w:tc>
          <w:tcPr>
            <w:tcW w:w="0" w:type="auto"/>
            <w:hideMark/>
          </w:tcPr>
          <w:p w14:paraId="18AB8A8D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Year Uji</w:t>
            </w:r>
          </w:p>
        </w:tc>
        <w:tc>
          <w:tcPr>
            <w:tcW w:w="0" w:type="auto"/>
            <w:hideMark/>
          </w:tcPr>
          <w:p w14:paraId="07EEF9B3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CGPA Uji</w:t>
            </w:r>
          </w:p>
        </w:tc>
        <w:tc>
          <w:tcPr>
            <w:tcW w:w="0" w:type="auto"/>
            <w:hideMark/>
          </w:tcPr>
          <w:p w14:paraId="75EDFD8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Jarak Euclidean</w:t>
            </w:r>
          </w:p>
        </w:tc>
        <w:tc>
          <w:tcPr>
            <w:tcW w:w="0" w:type="auto"/>
            <w:hideMark/>
          </w:tcPr>
          <w:p w14:paraId="4623F20B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Rank</w:t>
            </w:r>
          </w:p>
        </w:tc>
      </w:tr>
      <w:tr w:rsidR="00004DD9" w:rsidRPr="00116E1F" w14:paraId="78D7AFE4" w14:textId="77777777" w:rsidTr="00004DD9">
        <w:tc>
          <w:tcPr>
            <w:tcW w:w="485" w:type="dxa"/>
            <w:hideMark/>
          </w:tcPr>
          <w:p w14:paraId="40B24277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25" w:type="dxa"/>
            <w:hideMark/>
          </w:tcPr>
          <w:p w14:paraId="11ACAADF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823E61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043F8363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3A01DD2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0A4C54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C2FF86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75A2EB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09BEDB8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9F7A01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2BC6072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2.061552813</w:t>
            </w:r>
          </w:p>
        </w:tc>
        <w:tc>
          <w:tcPr>
            <w:tcW w:w="0" w:type="auto"/>
            <w:hideMark/>
          </w:tcPr>
          <w:p w14:paraId="670D007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004DD9" w:rsidRPr="00116E1F" w14:paraId="2880E564" w14:textId="77777777" w:rsidTr="00004DD9">
        <w:tc>
          <w:tcPr>
            <w:tcW w:w="485" w:type="dxa"/>
            <w:hideMark/>
          </w:tcPr>
          <w:p w14:paraId="0583B5CB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25" w:type="dxa"/>
            <w:hideMark/>
          </w:tcPr>
          <w:p w14:paraId="28E1D8E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B4A090D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hideMark/>
          </w:tcPr>
          <w:p w14:paraId="624A2557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18770EB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403B9F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E0132D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F07FEE0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70C9CDF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8F02B12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00B1020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1.802775638</w:t>
            </w:r>
          </w:p>
        </w:tc>
        <w:tc>
          <w:tcPr>
            <w:tcW w:w="0" w:type="auto"/>
            <w:hideMark/>
          </w:tcPr>
          <w:p w14:paraId="21A7414D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004DD9" w:rsidRPr="00116E1F" w14:paraId="2B410255" w14:textId="77777777" w:rsidTr="00004DD9">
        <w:tc>
          <w:tcPr>
            <w:tcW w:w="485" w:type="dxa"/>
            <w:hideMark/>
          </w:tcPr>
          <w:p w14:paraId="73ECF81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25" w:type="dxa"/>
            <w:hideMark/>
          </w:tcPr>
          <w:p w14:paraId="64F5985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CE293C8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0" w:type="auto"/>
            <w:hideMark/>
          </w:tcPr>
          <w:p w14:paraId="5B4C2663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3698FC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3BDFA78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A3EAF60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1DAD14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129BCE7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E4B6E42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2ED1D66F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1.5</w:t>
            </w:r>
          </w:p>
        </w:tc>
        <w:tc>
          <w:tcPr>
            <w:tcW w:w="0" w:type="auto"/>
            <w:hideMark/>
          </w:tcPr>
          <w:p w14:paraId="431C2EED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004DD9" w:rsidRPr="00116E1F" w14:paraId="5602AA5D" w14:textId="77777777" w:rsidTr="00004DD9">
        <w:tc>
          <w:tcPr>
            <w:tcW w:w="485" w:type="dxa"/>
            <w:hideMark/>
          </w:tcPr>
          <w:p w14:paraId="78032E3F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25" w:type="dxa"/>
            <w:hideMark/>
          </w:tcPr>
          <w:p w14:paraId="2D123002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DC87FC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0" w:type="auto"/>
            <w:hideMark/>
          </w:tcPr>
          <w:p w14:paraId="7FDB31A9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70D12F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B9D36DD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94EB1C7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B06CB94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3EBCADA7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75EC50B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39BA2DF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2.872281323</w:t>
            </w:r>
          </w:p>
        </w:tc>
        <w:tc>
          <w:tcPr>
            <w:tcW w:w="0" w:type="auto"/>
            <w:hideMark/>
          </w:tcPr>
          <w:p w14:paraId="3682E11B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004DD9" w:rsidRPr="00116E1F" w14:paraId="070B0936" w14:textId="77777777" w:rsidTr="00004DD9">
        <w:tc>
          <w:tcPr>
            <w:tcW w:w="485" w:type="dxa"/>
            <w:hideMark/>
          </w:tcPr>
          <w:p w14:paraId="3F4E9EA8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25" w:type="dxa"/>
            <w:hideMark/>
          </w:tcPr>
          <w:p w14:paraId="462969F3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DD25DB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0" w:type="auto"/>
            <w:hideMark/>
          </w:tcPr>
          <w:p w14:paraId="4A62893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1375C0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3D31A5F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4A7521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2059400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1B0B94B3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654628F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0E55BF0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4.387482194</w:t>
            </w:r>
          </w:p>
        </w:tc>
        <w:tc>
          <w:tcPr>
            <w:tcW w:w="0" w:type="auto"/>
            <w:hideMark/>
          </w:tcPr>
          <w:p w14:paraId="0A8E101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004DD9" w:rsidRPr="00116E1F" w14:paraId="6F88DC56" w14:textId="77777777" w:rsidTr="00004DD9">
        <w:tc>
          <w:tcPr>
            <w:tcW w:w="485" w:type="dxa"/>
            <w:hideMark/>
          </w:tcPr>
          <w:p w14:paraId="4D6D167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25" w:type="dxa"/>
            <w:hideMark/>
          </w:tcPr>
          <w:p w14:paraId="6D038F65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CA1106D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0" w:type="auto"/>
            <w:hideMark/>
          </w:tcPr>
          <w:p w14:paraId="09FFED75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A455C6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11F6860E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9818820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9500094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4D32F625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719D51D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7511940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1.732050808</w:t>
            </w:r>
          </w:p>
        </w:tc>
        <w:tc>
          <w:tcPr>
            <w:tcW w:w="0" w:type="auto"/>
            <w:hideMark/>
          </w:tcPr>
          <w:p w14:paraId="3E697A62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004DD9" w:rsidRPr="00116E1F" w14:paraId="741ABEA0" w14:textId="77777777" w:rsidTr="00004DD9">
        <w:tc>
          <w:tcPr>
            <w:tcW w:w="485" w:type="dxa"/>
            <w:hideMark/>
          </w:tcPr>
          <w:p w14:paraId="7079CE2B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925" w:type="dxa"/>
            <w:hideMark/>
          </w:tcPr>
          <w:p w14:paraId="0BE73C70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1064F0F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0" w:type="auto"/>
            <w:hideMark/>
          </w:tcPr>
          <w:p w14:paraId="2A13B909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1AE45C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25B84714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98B84F0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877A747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5159428E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85B33C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0DDE2C3E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3.162277660</w:t>
            </w:r>
          </w:p>
        </w:tc>
        <w:tc>
          <w:tcPr>
            <w:tcW w:w="0" w:type="auto"/>
            <w:hideMark/>
          </w:tcPr>
          <w:p w14:paraId="1F53FCE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</w:tr>
      <w:tr w:rsidR="00004DD9" w:rsidRPr="00116E1F" w14:paraId="7F1DBDB6" w14:textId="77777777" w:rsidTr="00004DD9">
        <w:tc>
          <w:tcPr>
            <w:tcW w:w="485" w:type="dxa"/>
            <w:hideMark/>
          </w:tcPr>
          <w:p w14:paraId="410FF89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925" w:type="dxa"/>
            <w:hideMark/>
          </w:tcPr>
          <w:p w14:paraId="1CC15583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FFA3817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7D46985A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84FB84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455D0768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CF2008B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B0B8D38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55356413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C4D18B9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34BA59A8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2.000000000</w:t>
            </w:r>
          </w:p>
        </w:tc>
        <w:tc>
          <w:tcPr>
            <w:tcW w:w="0" w:type="auto"/>
            <w:hideMark/>
          </w:tcPr>
          <w:p w14:paraId="6C0E63F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004DD9" w:rsidRPr="00116E1F" w14:paraId="5A3EEF4F" w14:textId="77777777" w:rsidTr="00004DD9">
        <w:tc>
          <w:tcPr>
            <w:tcW w:w="485" w:type="dxa"/>
            <w:hideMark/>
          </w:tcPr>
          <w:p w14:paraId="3303FE4E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925" w:type="dxa"/>
            <w:hideMark/>
          </w:tcPr>
          <w:p w14:paraId="3B3FD4A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ACE9843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0" w:type="auto"/>
            <w:hideMark/>
          </w:tcPr>
          <w:p w14:paraId="02B40AA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00940A5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2.5</w:t>
            </w:r>
          </w:p>
        </w:tc>
        <w:tc>
          <w:tcPr>
            <w:tcW w:w="0" w:type="auto"/>
            <w:hideMark/>
          </w:tcPr>
          <w:p w14:paraId="0E01D895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7DE800D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DE36E35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0907A7EC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5C1B2D9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72F6E574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1.732050808</w:t>
            </w:r>
          </w:p>
        </w:tc>
        <w:tc>
          <w:tcPr>
            <w:tcW w:w="0" w:type="auto"/>
            <w:hideMark/>
          </w:tcPr>
          <w:p w14:paraId="04CD7CF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004DD9" w:rsidRPr="00116E1F" w14:paraId="1D3CF1DB" w14:textId="77777777" w:rsidTr="00004DD9">
        <w:tc>
          <w:tcPr>
            <w:tcW w:w="485" w:type="dxa"/>
            <w:hideMark/>
          </w:tcPr>
          <w:p w14:paraId="3B6F87A9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925" w:type="dxa"/>
            <w:hideMark/>
          </w:tcPr>
          <w:p w14:paraId="40B42FB1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B967636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3641D873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7197DA9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47F6739E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4BE4937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30BB480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13184D19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6526D35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43345BC7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2.236067977</w:t>
            </w:r>
          </w:p>
        </w:tc>
        <w:tc>
          <w:tcPr>
            <w:tcW w:w="0" w:type="auto"/>
            <w:hideMark/>
          </w:tcPr>
          <w:p w14:paraId="4AB1ACBF" w14:textId="77777777" w:rsidR="00004DD9" w:rsidRPr="00116E1F" w:rsidRDefault="00004DD9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</w:tbl>
    <w:p w14:paraId="3E830B56" w14:textId="77777777" w:rsidR="000812EE" w:rsidRPr="00116E1F" w:rsidRDefault="000812EE" w:rsidP="00116E1F">
      <w:pPr>
        <w:spacing w:line="360" w:lineRule="auto"/>
        <w:rPr>
          <w:rFonts w:ascii="Times New Roman" w:hAnsi="Times New Roman" w:cs="Times New Roman"/>
        </w:rPr>
      </w:pPr>
    </w:p>
    <w:p w14:paraId="2DB30CB6" w14:textId="4FCB72DC" w:rsidR="000812EE" w:rsidRPr="00116E1F" w:rsidRDefault="000812EE" w:rsidP="00116E1F">
      <w:pPr>
        <w:spacing w:line="360" w:lineRule="auto"/>
        <w:ind w:firstLine="450"/>
        <w:jc w:val="both"/>
        <w:rPr>
          <w:rFonts w:ascii="Times New Roman" w:hAnsi="Times New Roman" w:cs="Times New Roman"/>
        </w:rPr>
      </w:pPr>
      <w:r w:rsidRPr="00116E1F">
        <w:rPr>
          <w:rFonts w:ascii="Times New Roman" w:hAnsi="Times New Roman" w:cs="Times New Roman"/>
        </w:rPr>
        <w:t xml:space="preserve">Tabel </w:t>
      </w:r>
      <w:proofErr w:type="spellStart"/>
      <w:r w:rsidRPr="00116E1F">
        <w:rPr>
          <w:rFonts w:ascii="Times New Roman" w:hAnsi="Times New Roman" w:cs="Times New Roman"/>
        </w:rPr>
        <w:t>ini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menunjukkan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bahwa</w:t>
      </w:r>
      <w:proofErr w:type="spellEnd"/>
      <w:r w:rsidRPr="00116E1F">
        <w:rPr>
          <w:rFonts w:ascii="Times New Roman" w:hAnsi="Times New Roman" w:cs="Times New Roman"/>
        </w:rPr>
        <w:t xml:space="preserve"> data </w:t>
      </w:r>
      <w:proofErr w:type="spellStart"/>
      <w:r w:rsidRPr="00116E1F">
        <w:rPr>
          <w:rFonts w:ascii="Times New Roman" w:hAnsi="Times New Roman" w:cs="Times New Roman"/>
        </w:rPr>
        <w:t>dengan</w:t>
      </w:r>
      <w:proofErr w:type="spellEnd"/>
      <w:r w:rsidRPr="00116E1F">
        <w:rPr>
          <w:rFonts w:ascii="Times New Roman" w:hAnsi="Times New Roman" w:cs="Times New Roman"/>
        </w:rPr>
        <w:t xml:space="preserve"> Rank 1 (</w:t>
      </w:r>
      <w:proofErr w:type="spellStart"/>
      <w:r w:rsidRPr="00116E1F">
        <w:rPr>
          <w:rFonts w:ascii="Times New Roman" w:hAnsi="Times New Roman" w:cs="Times New Roman"/>
        </w:rPr>
        <w:t>jarak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terkecil</w:t>
      </w:r>
      <w:proofErr w:type="spellEnd"/>
      <w:r w:rsidRPr="00116E1F">
        <w:rPr>
          <w:rFonts w:ascii="Times New Roman" w:hAnsi="Times New Roman" w:cs="Times New Roman"/>
        </w:rPr>
        <w:t xml:space="preserve">) </w:t>
      </w:r>
      <w:proofErr w:type="spellStart"/>
      <w:r w:rsidRPr="00116E1F">
        <w:rPr>
          <w:rFonts w:ascii="Times New Roman" w:hAnsi="Times New Roman" w:cs="Times New Roman"/>
        </w:rPr>
        <w:t>adalah</w:t>
      </w:r>
      <w:proofErr w:type="spellEnd"/>
      <w:r w:rsidRPr="00116E1F">
        <w:rPr>
          <w:rFonts w:ascii="Times New Roman" w:hAnsi="Times New Roman" w:cs="Times New Roman"/>
        </w:rPr>
        <w:t xml:space="preserve"> baris ke‑3, </w:t>
      </w:r>
      <w:proofErr w:type="spellStart"/>
      <w:r w:rsidRPr="00116E1F">
        <w:rPr>
          <w:rFonts w:ascii="Times New Roman" w:hAnsi="Times New Roman" w:cs="Times New Roman"/>
        </w:rPr>
        <w:t>sehingga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menjadi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tetangga</w:t>
      </w:r>
      <w:proofErr w:type="spellEnd"/>
      <w:r w:rsidRPr="00116E1F">
        <w:rPr>
          <w:rFonts w:ascii="Times New Roman" w:hAnsi="Times New Roman" w:cs="Times New Roman"/>
        </w:rPr>
        <w:t xml:space="preserve"> </w:t>
      </w:r>
      <w:proofErr w:type="spellStart"/>
      <w:r w:rsidRPr="00116E1F">
        <w:rPr>
          <w:rFonts w:ascii="Times New Roman" w:hAnsi="Times New Roman" w:cs="Times New Roman"/>
        </w:rPr>
        <w:t>terdekat</w:t>
      </w:r>
      <w:proofErr w:type="spellEnd"/>
      <w:r w:rsidRPr="00116E1F">
        <w:rPr>
          <w:rFonts w:ascii="Times New Roman" w:hAnsi="Times New Roman" w:cs="Times New Roman"/>
        </w:rPr>
        <w:t xml:space="preserve"> pada K=1.</w:t>
      </w:r>
    </w:p>
    <w:p w14:paraId="692EB43B" w14:textId="77777777" w:rsidR="00CC3445" w:rsidRPr="00116E1F" w:rsidRDefault="00CC3445" w:rsidP="00116E1F">
      <w:pPr>
        <w:pStyle w:val="Heading2"/>
        <w:spacing w:line="360" w:lineRule="auto"/>
        <w:rPr>
          <w:rFonts w:cs="Times New Roman"/>
        </w:rPr>
      </w:pPr>
      <w:bookmarkStart w:id="8" w:name="_Toc213966832"/>
      <w:r w:rsidRPr="00116E1F">
        <w:rPr>
          <w:rFonts w:cs="Times New Roman"/>
        </w:rPr>
        <w:t xml:space="preserve">2.4 </w:t>
      </w:r>
      <w:proofErr w:type="spellStart"/>
      <w:r w:rsidRPr="00116E1F">
        <w:rPr>
          <w:rFonts w:cs="Times New Roman"/>
        </w:rPr>
        <w:t>Rumus</w:t>
      </w:r>
      <w:proofErr w:type="spellEnd"/>
      <w:r w:rsidRPr="00116E1F">
        <w:rPr>
          <w:rFonts w:cs="Times New Roman"/>
        </w:rPr>
        <w:t xml:space="preserve"> Excel yang </w:t>
      </w:r>
      <w:proofErr w:type="spellStart"/>
      <w:r w:rsidRPr="00116E1F">
        <w:rPr>
          <w:rFonts w:cs="Times New Roman"/>
        </w:rPr>
        <w:t>Digunakan</w:t>
      </w:r>
      <w:bookmarkEnd w:id="8"/>
      <w:proofErr w:type="spellEnd"/>
    </w:p>
    <w:p w14:paraId="3FC53771" w14:textId="0EDFF492" w:rsidR="00CC3445" w:rsidRPr="00116E1F" w:rsidRDefault="00CC3445" w:rsidP="00116E1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1. 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Rumus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Rank Euclidean</w:t>
      </w:r>
    </w:p>
    <w:p w14:paraId="0BECB522" w14:textId="77777777" w:rsidR="00CC3445" w:rsidRPr="00116E1F" w:rsidRDefault="00CC3445" w:rsidP="00116E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terkecil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2"/>
      </w:tblGrid>
      <w:tr w:rsidR="00761A65" w:rsidRPr="00116E1F" w14:paraId="500B8977" w14:textId="77777777" w:rsidTr="00761A65">
        <w:tc>
          <w:tcPr>
            <w:tcW w:w="7922" w:type="dxa"/>
          </w:tcPr>
          <w:p w14:paraId="20E36E4F" w14:textId="0F9FEED7" w:rsidR="00761A65" w:rsidRPr="00116E1F" w:rsidRDefault="00761A65" w:rsidP="00116E1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=RANK.EQ(K22, $K$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22:$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K$31, 1)</w:t>
            </w:r>
          </w:p>
        </w:tc>
      </w:tr>
    </w:tbl>
    <w:p w14:paraId="35AC411C" w14:textId="050CC57D" w:rsidR="00A7421C" w:rsidRPr="00116E1F" w:rsidRDefault="00CC3445" w:rsidP="00116E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Parameter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= 1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berarti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r w:rsidRPr="00116E1F">
        <w:rPr>
          <w:rFonts w:ascii="Times New Roman" w:hAnsi="Times New Roman" w:cs="Times New Roman"/>
          <w:i/>
          <w:iCs/>
          <w:sz w:val="22"/>
          <w:szCs w:val="22"/>
        </w:rPr>
        <w:t>ascending</w:t>
      </w:r>
      <w:r w:rsidRPr="00116E1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= rank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).</w:t>
      </w:r>
    </w:p>
    <w:p w14:paraId="4676925B" w14:textId="77777777" w:rsidR="00761A65" w:rsidRPr="00116E1F" w:rsidRDefault="00761A65" w:rsidP="00116E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609771C" w14:textId="77777777" w:rsidR="00CC3445" w:rsidRPr="00116E1F" w:rsidRDefault="00CC3445" w:rsidP="00116E1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16E1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2.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Menghitung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Jumlah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(1)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2"/>
      </w:tblGrid>
      <w:tr w:rsidR="00BF71A4" w:rsidRPr="00116E1F" w14:paraId="6F3186A4" w14:textId="77777777" w:rsidTr="00BF71A4">
        <w:trPr>
          <w:del w:id="9" w:author="Microsoft Word" w:date="2025-11-13T22:33:00Z" w16du:dateUtc="2025-11-13T15:33:00Z"/>
        </w:trPr>
        <w:tc>
          <w:tcPr>
            <w:tcW w:w="7922" w:type="dxa"/>
          </w:tcPr>
          <w:p w14:paraId="5A119297" w14:textId="4B6F3F8B" w:rsidR="00BF71A4" w:rsidRPr="00116E1F" w:rsidRDefault="0036239A" w:rsidP="00116E1F">
            <w:pPr>
              <w:spacing w:line="360" w:lineRule="auto"/>
              <w:jc w:val="center"/>
              <w:rPr>
                <w:del w:id="10" w:author="Microsoft Word" w:date="2025-11-13T22:33:00Z" w16du:dateUtc="2025-11-13T15:33:00Z"/>
                <w:rFonts w:ascii="Times New Roman" w:hAnsi="Times New Roman" w:cs="Times New Roman"/>
                <w:sz w:val="22"/>
                <w:szCs w:val="22"/>
              </w:rPr>
            </w:pPr>
            <w:del w:id="11" w:author="Microsoft Word" w:date="2025-11-13T22:33:00Z" w16du:dateUtc="2025-11-13T15:33:00Z">
              <w:r w:rsidRPr="00116E1F">
                <w:rPr>
                  <w:rFonts w:ascii="Times New Roman" w:hAnsi="Times New Roman" w:cs="Times New Roman"/>
                  <w:sz w:val="22"/>
                  <w:szCs w:val="22"/>
                </w:rPr>
                <w:delText>=COUNTIFS($L$22:$L$31, "&lt;=1", $F$22:$F$31, 1)</w:delText>
              </w:r>
            </w:del>
          </w:p>
        </w:tc>
      </w:tr>
    </w:tbl>
    <w:p w14:paraId="544D534B" w14:textId="77777777" w:rsidR="00BF71A4" w:rsidRPr="00116E1F" w:rsidRDefault="00BF71A4" w:rsidP="00116E1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9AF4284" w14:textId="77777777" w:rsidR="00CC3445" w:rsidRPr="00116E1F" w:rsidRDefault="00CC3445" w:rsidP="00116E1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Menghitung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Jumlah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Tidak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(0)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2"/>
      </w:tblGrid>
      <w:tr w:rsidR="0036239A" w:rsidRPr="00116E1F" w14:paraId="4351CB7B" w14:textId="77777777" w:rsidTr="0036239A">
        <w:tc>
          <w:tcPr>
            <w:tcW w:w="7922" w:type="dxa"/>
          </w:tcPr>
          <w:p w14:paraId="477A8BCB" w14:textId="3F0B9807" w:rsidR="0036239A" w:rsidRPr="00116E1F" w:rsidRDefault="00A76332" w:rsidP="00116E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COUNTIFS(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$L$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22:$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L$31, "&lt;=1", $F$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22:$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F$31, 0)</w:t>
            </w:r>
          </w:p>
        </w:tc>
      </w:tr>
    </w:tbl>
    <w:p w14:paraId="0D85C563" w14:textId="77777777" w:rsidR="0036239A" w:rsidRPr="00116E1F" w:rsidRDefault="0036239A" w:rsidP="00116E1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7BF8943" w14:textId="77777777" w:rsidR="00CC3445" w:rsidRPr="00116E1F" w:rsidRDefault="00CC3445" w:rsidP="00116E1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Menentukan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Mayoritas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2"/>
      </w:tblGrid>
      <w:tr w:rsidR="00A76332" w:rsidRPr="00116E1F" w14:paraId="74F752E0" w14:textId="77777777" w:rsidTr="00A76332">
        <w:tc>
          <w:tcPr>
            <w:tcW w:w="7922" w:type="dxa"/>
          </w:tcPr>
          <w:p w14:paraId="5866A5E6" w14:textId="28A7B6C3" w:rsidR="00A76332" w:rsidRPr="00116E1F" w:rsidRDefault="00A76332" w:rsidP="00116E1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=IF(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MAX(B34:C34)=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B34, "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Depresi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", "Tidak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Depresi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")</w:t>
            </w:r>
          </w:p>
        </w:tc>
      </w:tr>
    </w:tbl>
    <w:p w14:paraId="20956E14" w14:textId="77777777" w:rsidR="00CC3445" w:rsidRPr="00116E1F" w:rsidRDefault="00CC3445" w:rsidP="00116E1F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</w:p>
    <w:p w14:paraId="7EA93A07" w14:textId="52A566C1" w:rsidR="00CC3445" w:rsidRPr="00116E1F" w:rsidRDefault="00CC3445" w:rsidP="00116E1F">
      <w:pPr>
        <w:pStyle w:val="Heading2"/>
        <w:spacing w:line="360" w:lineRule="auto"/>
        <w:rPr>
          <w:rFonts w:cs="Times New Roman"/>
          <w:b w:val="0"/>
          <w:bCs w:val="0"/>
          <w:sz w:val="22"/>
          <w:szCs w:val="22"/>
        </w:rPr>
      </w:pPr>
      <w:bookmarkStart w:id="12" w:name="_Toc213966833"/>
      <w:r w:rsidRPr="00116E1F">
        <w:rPr>
          <w:rFonts w:cs="Times New Roman"/>
        </w:rPr>
        <w:t>2.5 Hasil Voting K = 1, 3, 5, 7</w:t>
      </w:r>
      <w:bookmarkEnd w:id="12"/>
    </w:p>
    <w:p w14:paraId="0DD3FB09" w14:textId="77777777" w:rsidR="00CC3445" w:rsidRPr="00116E1F" w:rsidRDefault="00CC3445" w:rsidP="00116E1F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dan ranking di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voting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800"/>
        <w:gridCol w:w="1800"/>
        <w:gridCol w:w="2880"/>
      </w:tblGrid>
      <w:tr w:rsidR="00CC3445" w:rsidRPr="00116E1F" w14:paraId="6F377DC7" w14:textId="77777777" w:rsidTr="00A76332">
        <w:tc>
          <w:tcPr>
            <w:tcW w:w="1435" w:type="dxa"/>
            <w:hideMark/>
          </w:tcPr>
          <w:p w14:paraId="18524C02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Nilai K</w:t>
            </w:r>
          </w:p>
        </w:tc>
        <w:tc>
          <w:tcPr>
            <w:tcW w:w="1800" w:type="dxa"/>
            <w:hideMark/>
          </w:tcPr>
          <w:p w14:paraId="283AA3FF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1800" w:type="dxa"/>
            <w:hideMark/>
          </w:tcPr>
          <w:p w14:paraId="6CB23B1C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2880" w:type="dxa"/>
            <w:hideMark/>
          </w:tcPr>
          <w:p w14:paraId="0C929A56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Prediksi</w:t>
            </w:r>
            <w:proofErr w:type="spellEnd"/>
          </w:p>
        </w:tc>
      </w:tr>
      <w:tr w:rsidR="00CC3445" w:rsidRPr="00116E1F" w14:paraId="76EA7F01" w14:textId="77777777" w:rsidTr="00A76332">
        <w:tc>
          <w:tcPr>
            <w:tcW w:w="1435" w:type="dxa"/>
            <w:hideMark/>
          </w:tcPr>
          <w:p w14:paraId="3EE11F66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00" w:type="dxa"/>
            <w:hideMark/>
          </w:tcPr>
          <w:p w14:paraId="5D7E594E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00" w:type="dxa"/>
            <w:hideMark/>
          </w:tcPr>
          <w:p w14:paraId="5334E997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880" w:type="dxa"/>
            <w:hideMark/>
          </w:tcPr>
          <w:p w14:paraId="2FF2210B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Depresi</w:t>
            </w:r>
            <w:proofErr w:type="spellEnd"/>
          </w:p>
        </w:tc>
      </w:tr>
      <w:tr w:rsidR="00CC3445" w:rsidRPr="00116E1F" w14:paraId="0E74939D" w14:textId="77777777" w:rsidTr="00A76332">
        <w:tc>
          <w:tcPr>
            <w:tcW w:w="1435" w:type="dxa"/>
            <w:hideMark/>
          </w:tcPr>
          <w:p w14:paraId="1D174BAB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800" w:type="dxa"/>
            <w:hideMark/>
          </w:tcPr>
          <w:p w14:paraId="21BE8DCE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00" w:type="dxa"/>
            <w:hideMark/>
          </w:tcPr>
          <w:p w14:paraId="2652D188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880" w:type="dxa"/>
            <w:hideMark/>
          </w:tcPr>
          <w:p w14:paraId="523D2300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Depresi</w:t>
            </w:r>
            <w:proofErr w:type="spellEnd"/>
          </w:p>
        </w:tc>
      </w:tr>
      <w:tr w:rsidR="00CC3445" w:rsidRPr="00116E1F" w14:paraId="59907B75" w14:textId="77777777" w:rsidTr="00A76332">
        <w:tc>
          <w:tcPr>
            <w:tcW w:w="1435" w:type="dxa"/>
            <w:hideMark/>
          </w:tcPr>
          <w:p w14:paraId="294FB4FE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800" w:type="dxa"/>
            <w:hideMark/>
          </w:tcPr>
          <w:p w14:paraId="71DF4EA2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00" w:type="dxa"/>
            <w:hideMark/>
          </w:tcPr>
          <w:p w14:paraId="1ED89F4E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880" w:type="dxa"/>
            <w:hideMark/>
          </w:tcPr>
          <w:p w14:paraId="77642FF3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Depresi</w:t>
            </w:r>
            <w:proofErr w:type="spellEnd"/>
          </w:p>
        </w:tc>
      </w:tr>
      <w:tr w:rsidR="00CC3445" w:rsidRPr="00116E1F" w14:paraId="46176567" w14:textId="77777777" w:rsidTr="00A76332">
        <w:tc>
          <w:tcPr>
            <w:tcW w:w="1435" w:type="dxa"/>
            <w:hideMark/>
          </w:tcPr>
          <w:p w14:paraId="16DD0CDA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800" w:type="dxa"/>
            <w:hideMark/>
          </w:tcPr>
          <w:p w14:paraId="3942B667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800" w:type="dxa"/>
            <w:hideMark/>
          </w:tcPr>
          <w:p w14:paraId="4F5C5187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880" w:type="dxa"/>
            <w:hideMark/>
          </w:tcPr>
          <w:p w14:paraId="23B08628" w14:textId="77777777" w:rsidR="00CC3445" w:rsidRPr="00116E1F" w:rsidRDefault="00CC344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Depresi</w:t>
            </w:r>
            <w:proofErr w:type="spellEnd"/>
          </w:p>
        </w:tc>
      </w:tr>
    </w:tbl>
    <w:p w14:paraId="0A99F517" w14:textId="77777777" w:rsidR="00CC3445" w:rsidRPr="00116E1F" w:rsidRDefault="00CC3445" w:rsidP="00116E1F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2.6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Analisis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 Hasil Manual</w:t>
      </w:r>
    </w:p>
    <w:p w14:paraId="4F5C3092" w14:textId="77777777" w:rsidR="00CC3445" w:rsidRPr="00116E1F" w:rsidRDefault="00CC3445" w:rsidP="00116E1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Pada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>K=1</w:t>
      </w:r>
      <w:r w:rsidRPr="00116E1F">
        <w:rPr>
          <w:rFonts w:ascii="Times New Roman" w:hAnsi="Times New Roman" w:cs="Times New Roman"/>
          <w:sz w:val="22"/>
          <w:szCs w:val="22"/>
        </w:rPr>
        <w:t xml:space="preserve">, model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tetangga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terdekat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jatuh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i/>
          <w:iCs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. Ini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sensitif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noise.</w:t>
      </w:r>
    </w:p>
    <w:p w14:paraId="1EC03A3E" w14:textId="77777777" w:rsidR="00CC3445" w:rsidRPr="00116E1F" w:rsidRDefault="00CC3445" w:rsidP="00116E1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Pada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>K=3, 5, dan 7</w:t>
      </w:r>
      <w:r w:rsidRPr="00116E1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mayoritas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tetangga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label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Tidak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.</w:t>
      </w:r>
    </w:p>
    <w:p w14:paraId="4F8710E6" w14:textId="77777777" w:rsidR="00CC3445" w:rsidRPr="00116E1F" w:rsidRDefault="00CC3445" w:rsidP="00116E1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K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melibatkan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mayoritas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voting.</w:t>
      </w:r>
    </w:p>
    <w:p w14:paraId="7926F408" w14:textId="77777777" w:rsidR="003B7CF7" w:rsidRPr="00116E1F" w:rsidRDefault="003B7CF7" w:rsidP="00116E1F">
      <w:pPr>
        <w:spacing w:line="360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39E3E9C6" w14:textId="77777777" w:rsidR="003B7CF7" w:rsidRPr="00116E1F" w:rsidRDefault="003B7CF7" w:rsidP="00116E1F">
      <w:pPr>
        <w:pStyle w:val="Heading1"/>
        <w:spacing w:line="360" w:lineRule="auto"/>
        <w:rPr>
          <w:rFonts w:cs="Times New Roman"/>
        </w:rPr>
      </w:pPr>
      <w:bookmarkStart w:id="13" w:name="_Toc213966834"/>
      <w:r w:rsidRPr="00116E1F">
        <w:rPr>
          <w:rFonts w:cs="Times New Roman"/>
        </w:rPr>
        <w:lastRenderedPageBreak/>
        <w:t>BAB III – IMPLEMENTASI PROGRAM (11 DATA)</w:t>
      </w:r>
      <w:bookmarkEnd w:id="13"/>
    </w:p>
    <w:p w14:paraId="778C35DB" w14:textId="77777777" w:rsidR="003B7CF7" w:rsidRPr="00116E1F" w:rsidRDefault="003B7CF7" w:rsidP="00116E1F">
      <w:pPr>
        <w:pStyle w:val="Heading2"/>
        <w:spacing w:line="360" w:lineRule="auto"/>
        <w:rPr>
          <w:rFonts w:cs="Times New Roman"/>
        </w:rPr>
      </w:pPr>
      <w:bookmarkStart w:id="14" w:name="_Toc213966835"/>
      <w:r w:rsidRPr="00116E1F">
        <w:rPr>
          <w:rFonts w:cs="Times New Roman"/>
        </w:rPr>
        <w:t xml:space="preserve">3.1 </w:t>
      </w:r>
      <w:proofErr w:type="spellStart"/>
      <w:r w:rsidRPr="00116E1F">
        <w:rPr>
          <w:rFonts w:cs="Times New Roman"/>
        </w:rPr>
        <w:t>Deskripsi</w:t>
      </w:r>
      <w:proofErr w:type="spellEnd"/>
      <w:r w:rsidRPr="00116E1F">
        <w:rPr>
          <w:rFonts w:cs="Times New Roman"/>
        </w:rPr>
        <w:t xml:space="preserve"> Program</w:t>
      </w:r>
      <w:bookmarkEnd w:id="14"/>
    </w:p>
    <w:p w14:paraId="58FB0619" w14:textId="77777777" w:rsidR="003B7CF7" w:rsidRPr="00116E1F" w:rsidRDefault="003B7CF7" w:rsidP="00116E1F">
      <w:pPr>
        <w:spacing w:line="360" w:lineRule="auto"/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K-Nearest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10 data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latih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dan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>1 data uji</w:t>
      </w:r>
      <w:r w:rsidRPr="00116E1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manual di Excel.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library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>scikit-learn</w:t>
      </w:r>
      <w:r w:rsidRPr="00116E1F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manual.</w:t>
      </w:r>
    </w:p>
    <w:p w14:paraId="3125CA85" w14:textId="77777777" w:rsidR="003B7CF7" w:rsidRPr="00116E1F" w:rsidRDefault="003B7CF7" w:rsidP="00116E1F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Fitur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model:</w:t>
      </w:r>
    </w:p>
    <w:p w14:paraId="11D71734" w14:textId="77777777" w:rsidR="003B7CF7" w:rsidRPr="00116E1F" w:rsidRDefault="003B7CF7" w:rsidP="00116E1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Gender</w:t>
      </w:r>
    </w:p>
    <w:p w14:paraId="03A1D2ED" w14:textId="77777777" w:rsidR="003B7CF7" w:rsidRPr="00116E1F" w:rsidRDefault="003B7CF7" w:rsidP="00116E1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Age</w:t>
      </w:r>
    </w:p>
    <w:p w14:paraId="722587F1" w14:textId="77777777" w:rsidR="003B7CF7" w:rsidRPr="00116E1F" w:rsidRDefault="003B7CF7" w:rsidP="00116E1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Year</w:t>
      </w:r>
    </w:p>
    <w:p w14:paraId="24DD0B15" w14:textId="77777777" w:rsidR="003B7CF7" w:rsidRPr="00116E1F" w:rsidRDefault="003B7CF7" w:rsidP="00116E1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>CGPA</w:t>
      </w:r>
    </w:p>
    <w:p w14:paraId="4EFEF913" w14:textId="77777777" w:rsidR="003B7CF7" w:rsidRPr="00116E1F" w:rsidRDefault="003B7CF7" w:rsidP="00116E1F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Label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diprediksi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: 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>Depression</w:t>
      </w:r>
      <w:r w:rsidRPr="00116E1F">
        <w:rPr>
          <w:rFonts w:ascii="Times New Roman" w:hAnsi="Times New Roman" w:cs="Times New Roman"/>
          <w:sz w:val="22"/>
          <w:szCs w:val="22"/>
        </w:rPr>
        <w:t xml:space="preserve"> (0 = Tidak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1 =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)</w:t>
      </w:r>
    </w:p>
    <w:p w14:paraId="26A61C94" w14:textId="77777777" w:rsidR="003B7CF7" w:rsidRPr="00116E1F" w:rsidRDefault="003B7CF7" w:rsidP="00116E1F">
      <w:pPr>
        <w:pStyle w:val="Heading2"/>
        <w:spacing w:line="360" w:lineRule="auto"/>
        <w:rPr>
          <w:rFonts w:cs="Times New Roman"/>
        </w:rPr>
      </w:pPr>
      <w:bookmarkStart w:id="15" w:name="_Toc213966836"/>
      <w:r w:rsidRPr="00116E1F">
        <w:rPr>
          <w:rFonts w:cs="Times New Roman"/>
        </w:rPr>
        <w:t xml:space="preserve">3.2 Kode Program KNN (11 Data </w:t>
      </w:r>
      <w:proofErr w:type="spellStart"/>
      <w:r w:rsidRPr="00116E1F">
        <w:rPr>
          <w:rFonts w:cs="Times New Roman"/>
        </w:rPr>
        <w:t>Pertama</w:t>
      </w:r>
      <w:proofErr w:type="spellEnd"/>
      <w:r w:rsidRPr="00116E1F">
        <w:rPr>
          <w:rFonts w:cs="Times New Roman"/>
        </w:rPr>
        <w:t>)</w:t>
      </w:r>
      <w:bookmarkEnd w:id="15"/>
    </w:p>
    <w:p w14:paraId="4DA328F7" w14:textId="77777777" w:rsidR="003B7CF7" w:rsidRPr="00116E1F" w:rsidRDefault="003B7CF7" w:rsidP="00116E1F">
      <w:pPr>
        <w:spacing w:line="360" w:lineRule="auto"/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Kode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pada data uji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K = 1, 3, 5, dan 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2"/>
      </w:tblGrid>
      <w:tr w:rsidR="00E51FC6" w:rsidRPr="00116E1F" w14:paraId="1A9C6FC0" w14:textId="77777777" w:rsidTr="00E51FC6">
        <w:tc>
          <w:tcPr>
            <w:tcW w:w="7922" w:type="dxa"/>
          </w:tcPr>
          <w:p w14:paraId="54B5A276" w14:textId="77777777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import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numpy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as np</w:t>
            </w:r>
          </w:p>
          <w:p w14:paraId="760A5268" w14:textId="04DC1FA5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from </w:t>
            </w:r>
            <w:proofErr w:type="spellStart"/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sklearn.neighbors</w:t>
            </w:r>
            <w:proofErr w:type="spellEnd"/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import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KNeighborsClassifier</w:t>
            </w:r>
            <w:proofErr w:type="spellEnd"/>
          </w:p>
          <w:p w14:paraId="768D6A71" w14:textId="589FBE4B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X_train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([[0, 18, 1, 3],[1, 21, 2, 3],[1, 19, 1, 3],[0, 22, 3, 3],[1, 23, 4, 3],[1, 19, 2, 3.5],[0, 23, 2, 3.5],[0, 18, 1, 3.5],[0, 19, 2, 2.5],[1, 18, 1, 3.5]])</w:t>
            </w:r>
          </w:p>
          <w:p w14:paraId="0F990E36" w14:textId="5CBB3835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y_train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([1, 0, 1, 1, 0, 0, 1, 0, 0, 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0 ]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21A1E0EC" w14:textId="58EEB8FA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X_test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([[0, 20, 1, 3.5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] ]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2C192D4B" w14:textId="77777777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for k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in [1, 3, 5, 7]:</w:t>
            </w:r>
          </w:p>
          <w:p w14:paraId="5CEB6D9C" w14:textId="77777777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knn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KNeighborsClassifier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n_neighbors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=k)</w:t>
            </w:r>
          </w:p>
          <w:p w14:paraId="4ED8F1EE" w14:textId="77777777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knn.fit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X_train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y_train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3C625C1" w14:textId="77777777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pred = </w:t>
            </w:r>
            <w:proofErr w:type="spellStart"/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knn.predict</w:t>
            </w:r>
            <w:proofErr w:type="spellEnd"/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X_test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47F845D9" w14:textId="0294EB44" w:rsidR="00E51FC6" w:rsidRPr="00116E1F" w:rsidRDefault="00E51FC6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spellStart"/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f"K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= {k} --&gt;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Prediksi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kelas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: {</w:t>
            </w:r>
            <w:proofErr w:type="gram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pred[</w:t>
            </w:r>
            <w:proofErr w:type="gram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0]}")</w:t>
            </w:r>
          </w:p>
        </w:tc>
      </w:tr>
    </w:tbl>
    <w:p w14:paraId="5B3B479E" w14:textId="77777777" w:rsidR="003B7CF7" w:rsidRPr="00116E1F" w:rsidRDefault="003B7CF7" w:rsidP="00116E1F">
      <w:pPr>
        <w:pStyle w:val="Heading2"/>
        <w:spacing w:line="360" w:lineRule="auto"/>
        <w:rPr>
          <w:rFonts w:cs="Times New Roman"/>
        </w:rPr>
      </w:pPr>
      <w:bookmarkStart w:id="16" w:name="_Toc213966837"/>
      <w:r w:rsidRPr="00116E1F">
        <w:rPr>
          <w:rFonts w:cs="Times New Roman"/>
        </w:rPr>
        <w:lastRenderedPageBreak/>
        <w:t>3.3 Hasil Output Program</w:t>
      </w:r>
      <w:bookmarkEnd w:id="16"/>
    </w:p>
    <w:p w14:paraId="0C376E1D" w14:textId="77777777" w:rsidR="003B7CF7" w:rsidRPr="00116E1F" w:rsidRDefault="003B7CF7" w:rsidP="00116E1F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Output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oleh program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2"/>
      </w:tblGrid>
      <w:tr w:rsidR="001839D1" w:rsidRPr="00116E1F" w14:paraId="78E5FBE5" w14:textId="77777777" w:rsidTr="001839D1">
        <w:tc>
          <w:tcPr>
            <w:tcW w:w="7922" w:type="dxa"/>
          </w:tcPr>
          <w:p w14:paraId="6947EF4D" w14:textId="77777777" w:rsidR="001839D1" w:rsidRPr="00116E1F" w:rsidRDefault="001839D1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K = 1 --&gt;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Prediksi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kelas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: 1</w:t>
            </w:r>
          </w:p>
          <w:p w14:paraId="07B44859" w14:textId="77777777" w:rsidR="001839D1" w:rsidRPr="00116E1F" w:rsidRDefault="001839D1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K = 3 --&gt;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Prediksi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kelas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: 0</w:t>
            </w:r>
          </w:p>
          <w:p w14:paraId="2A483CF9" w14:textId="77777777" w:rsidR="001839D1" w:rsidRPr="00116E1F" w:rsidRDefault="001839D1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K = 5 --&gt;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Prediksi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kelas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: 0</w:t>
            </w:r>
          </w:p>
          <w:p w14:paraId="124840AE" w14:textId="0DF1A889" w:rsidR="001839D1" w:rsidRPr="00116E1F" w:rsidRDefault="001839D1" w:rsidP="00116E1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K = 7 --&gt;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Prediksi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kelas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: 0</w:t>
            </w:r>
          </w:p>
        </w:tc>
      </w:tr>
    </w:tbl>
    <w:p w14:paraId="64071CAC" w14:textId="77777777" w:rsidR="003B7CF7" w:rsidRPr="00116E1F" w:rsidRDefault="003B7CF7" w:rsidP="00116E1F">
      <w:pPr>
        <w:pStyle w:val="Heading2"/>
        <w:spacing w:line="360" w:lineRule="auto"/>
        <w:rPr>
          <w:rFonts w:cs="Times New Roman"/>
        </w:rPr>
      </w:pPr>
      <w:bookmarkStart w:id="17" w:name="_Toc213966838"/>
      <w:r w:rsidRPr="00116E1F">
        <w:rPr>
          <w:rFonts w:cs="Times New Roman"/>
        </w:rPr>
        <w:t xml:space="preserve">3.4 </w:t>
      </w:r>
      <w:proofErr w:type="spellStart"/>
      <w:r w:rsidRPr="00116E1F">
        <w:rPr>
          <w:rFonts w:cs="Times New Roman"/>
        </w:rPr>
        <w:t>Interpretasi</w:t>
      </w:r>
      <w:proofErr w:type="spellEnd"/>
      <w:r w:rsidRPr="00116E1F">
        <w:rPr>
          <w:rFonts w:cs="Times New Roman"/>
        </w:rPr>
        <w:t xml:space="preserve"> Hasil</w:t>
      </w:r>
      <w:bookmarkEnd w:id="17"/>
    </w:p>
    <w:p w14:paraId="7FE3D9A8" w14:textId="77777777" w:rsidR="003B7CF7" w:rsidRPr="00116E1F" w:rsidRDefault="003B7CF7" w:rsidP="00116E1F">
      <w:pPr>
        <w:numPr>
          <w:ilvl w:val="0"/>
          <w:numId w:val="11"/>
        </w:numPr>
        <w:tabs>
          <w:tab w:val="clear" w:pos="720"/>
          <w:tab w:val="left" w:pos="450"/>
        </w:tabs>
        <w:spacing w:line="360" w:lineRule="auto"/>
        <w:ind w:left="450" w:hanging="270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K = 1 →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>: 1 (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116E1F">
        <w:rPr>
          <w:rFonts w:ascii="Times New Roman" w:hAnsi="Times New Roman" w:cs="Times New Roman"/>
          <w:sz w:val="22"/>
          <w:szCs w:val="22"/>
        </w:rPr>
        <w:br/>
        <w:t xml:space="preserve">Hal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manual, di mana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tetangga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terdekat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(rank 1)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label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.</w:t>
      </w:r>
    </w:p>
    <w:p w14:paraId="27F006C6" w14:textId="42137E41" w:rsidR="001A2895" w:rsidRPr="00116E1F" w:rsidRDefault="003B7CF7" w:rsidP="00116E1F">
      <w:pPr>
        <w:numPr>
          <w:ilvl w:val="0"/>
          <w:numId w:val="11"/>
        </w:numPr>
        <w:tabs>
          <w:tab w:val="clear" w:pos="720"/>
          <w:tab w:val="left" w:pos="450"/>
          <w:tab w:val="num" w:pos="630"/>
        </w:tabs>
        <w:spacing w:line="360" w:lineRule="auto"/>
        <w:ind w:left="450" w:hanging="270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K = 3, 5, 7 →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 xml:space="preserve">: 0 (Tidak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116E1F">
        <w:rPr>
          <w:rFonts w:ascii="Times New Roman" w:hAnsi="Times New Roman" w:cs="Times New Roman"/>
          <w:sz w:val="22"/>
          <w:szCs w:val="22"/>
        </w:rPr>
        <w:br/>
        <w:t xml:space="preserve">Pada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K yang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tetangga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r w:rsidRPr="00116E1F">
        <w:rPr>
          <w:rFonts w:ascii="Times New Roman" w:hAnsi="Times New Roman" w:cs="Times New Roman"/>
          <w:i/>
          <w:iCs/>
          <w:sz w:val="22"/>
          <w:szCs w:val="22"/>
        </w:rPr>
        <w:t xml:space="preserve">Tidak </w:t>
      </w:r>
      <w:proofErr w:type="spellStart"/>
      <w:r w:rsidRPr="00116E1F">
        <w:rPr>
          <w:rFonts w:ascii="Times New Roman" w:hAnsi="Times New Roman" w:cs="Times New Roman"/>
          <w:i/>
          <w:iCs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i/>
          <w:iCs/>
          <w:sz w:val="22"/>
          <w:szCs w:val="22"/>
        </w:rPr>
        <w:t>Depresi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0</w:t>
      </w:r>
    </w:p>
    <w:p w14:paraId="2B6BE195" w14:textId="77777777" w:rsidR="003B7CF7" w:rsidRPr="00116E1F" w:rsidRDefault="003B7CF7" w:rsidP="00116E1F">
      <w:pPr>
        <w:pStyle w:val="Heading2"/>
        <w:spacing w:line="360" w:lineRule="auto"/>
        <w:rPr>
          <w:rFonts w:cs="Times New Roman"/>
        </w:rPr>
      </w:pPr>
      <w:bookmarkStart w:id="18" w:name="_Toc213966839"/>
      <w:r w:rsidRPr="00116E1F">
        <w:rPr>
          <w:rFonts w:cs="Times New Roman"/>
        </w:rPr>
        <w:t xml:space="preserve">3.5 </w:t>
      </w:r>
      <w:proofErr w:type="spellStart"/>
      <w:r w:rsidRPr="00116E1F">
        <w:rPr>
          <w:rFonts w:cs="Times New Roman"/>
        </w:rPr>
        <w:t>Kesesuaian</w:t>
      </w:r>
      <w:proofErr w:type="spellEnd"/>
      <w:r w:rsidRPr="00116E1F">
        <w:rPr>
          <w:rFonts w:cs="Times New Roman"/>
        </w:rPr>
        <w:t xml:space="preserve"> </w:t>
      </w:r>
      <w:proofErr w:type="spellStart"/>
      <w:r w:rsidRPr="00116E1F">
        <w:rPr>
          <w:rFonts w:cs="Times New Roman"/>
        </w:rPr>
        <w:t>Dengan</w:t>
      </w:r>
      <w:proofErr w:type="spellEnd"/>
      <w:r w:rsidRPr="00116E1F">
        <w:rPr>
          <w:rFonts w:cs="Times New Roman"/>
        </w:rPr>
        <w:t xml:space="preserve"> </w:t>
      </w:r>
      <w:proofErr w:type="spellStart"/>
      <w:r w:rsidRPr="00116E1F">
        <w:rPr>
          <w:rFonts w:cs="Times New Roman"/>
        </w:rPr>
        <w:t>Perhitungan</w:t>
      </w:r>
      <w:proofErr w:type="spellEnd"/>
      <w:r w:rsidRPr="00116E1F">
        <w:rPr>
          <w:rFonts w:cs="Times New Roman"/>
        </w:rPr>
        <w:t xml:space="preserve"> Manual</w:t>
      </w:r>
      <w:bookmarkEnd w:id="18"/>
    </w:p>
    <w:p w14:paraId="64B9D550" w14:textId="77777777" w:rsidR="003B7CF7" w:rsidRPr="00116E1F" w:rsidRDefault="003B7CF7" w:rsidP="00116E1F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program 100% </w:t>
      </w:r>
      <w:proofErr w:type="spellStart"/>
      <w:r w:rsidRPr="00116E1F">
        <w:rPr>
          <w:rFonts w:ascii="Times New Roman" w:hAnsi="Times New Roman" w:cs="Times New Roman"/>
          <w:b/>
          <w:bCs/>
          <w:sz w:val="22"/>
          <w:szCs w:val="22"/>
        </w:rPr>
        <w:t>identik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manual Excel:</w:t>
      </w:r>
    </w:p>
    <w:tbl>
      <w:tblPr>
        <w:tblStyle w:val="TableGrid"/>
        <w:tblW w:w="0" w:type="auto"/>
        <w:tblInd w:w="1144" w:type="dxa"/>
        <w:tblLook w:val="04A0" w:firstRow="1" w:lastRow="0" w:firstColumn="1" w:lastColumn="0" w:noHBand="0" w:noVBand="1"/>
      </w:tblPr>
      <w:tblGrid>
        <w:gridCol w:w="980"/>
        <w:gridCol w:w="1571"/>
        <w:gridCol w:w="1604"/>
        <w:gridCol w:w="889"/>
      </w:tblGrid>
      <w:tr w:rsidR="003B7CF7" w:rsidRPr="00116E1F" w14:paraId="172714A4" w14:textId="77777777" w:rsidTr="001A2895">
        <w:tc>
          <w:tcPr>
            <w:tcW w:w="980" w:type="dxa"/>
            <w:hideMark/>
          </w:tcPr>
          <w:p w14:paraId="48394324" w14:textId="227C8151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Nilai K</w:t>
            </w:r>
          </w:p>
        </w:tc>
        <w:tc>
          <w:tcPr>
            <w:tcW w:w="1571" w:type="dxa"/>
            <w:hideMark/>
          </w:tcPr>
          <w:p w14:paraId="57D19731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Hasil Manual</w:t>
            </w:r>
          </w:p>
        </w:tc>
        <w:tc>
          <w:tcPr>
            <w:tcW w:w="1604" w:type="dxa"/>
            <w:hideMark/>
          </w:tcPr>
          <w:p w14:paraId="1EA207D9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Hasil Program</w:t>
            </w:r>
          </w:p>
        </w:tc>
        <w:tc>
          <w:tcPr>
            <w:tcW w:w="0" w:type="auto"/>
            <w:hideMark/>
          </w:tcPr>
          <w:p w14:paraId="4913C987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Cocok</w:t>
            </w:r>
            <w:proofErr w:type="spellEnd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  <w:tr w:rsidR="003B7CF7" w:rsidRPr="00116E1F" w14:paraId="313C5786" w14:textId="77777777" w:rsidTr="001A2895">
        <w:tc>
          <w:tcPr>
            <w:tcW w:w="980" w:type="dxa"/>
            <w:hideMark/>
          </w:tcPr>
          <w:p w14:paraId="514F8DD3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571" w:type="dxa"/>
            <w:hideMark/>
          </w:tcPr>
          <w:p w14:paraId="7400C4F8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1604" w:type="dxa"/>
            <w:hideMark/>
          </w:tcPr>
          <w:p w14:paraId="5C915ED2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0" w:type="auto"/>
            <w:hideMark/>
          </w:tcPr>
          <w:p w14:paraId="4FEF7A86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  <w:tr w:rsidR="003B7CF7" w:rsidRPr="00116E1F" w14:paraId="23907849" w14:textId="77777777" w:rsidTr="001A2895">
        <w:tc>
          <w:tcPr>
            <w:tcW w:w="980" w:type="dxa"/>
            <w:hideMark/>
          </w:tcPr>
          <w:p w14:paraId="72F67848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571" w:type="dxa"/>
            <w:hideMark/>
          </w:tcPr>
          <w:p w14:paraId="747162BB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1604" w:type="dxa"/>
            <w:hideMark/>
          </w:tcPr>
          <w:p w14:paraId="3CE59473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0" w:type="auto"/>
            <w:hideMark/>
          </w:tcPr>
          <w:p w14:paraId="4E7CC4A3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  <w:tr w:rsidR="003B7CF7" w:rsidRPr="00116E1F" w14:paraId="1F387D6F" w14:textId="77777777" w:rsidTr="001A2895">
        <w:tc>
          <w:tcPr>
            <w:tcW w:w="980" w:type="dxa"/>
            <w:hideMark/>
          </w:tcPr>
          <w:p w14:paraId="78633E8A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571" w:type="dxa"/>
            <w:hideMark/>
          </w:tcPr>
          <w:p w14:paraId="126332EA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1604" w:type="dxa"/>
            <w:hideMark/>
          </w:tcPr>
          <w:p w14:paraId="02A4FB60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0" w:type="auto"/>
            <w:hideMark/>
          </w:tcPr>
          <w:p w14:paraId="0E4C467A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  <w:tr w:rsidR="003B7CF7" w:rsidRPr="00116E1F" w14:paraId="727A76A1" w14:textId="77777777" w:rsidTr="001A2895">
        <w:tc>
          <w:tcPr>
            <w:tcW w:w="980" w:type="dxa"/>
            <w:hideMark/>
          </w:tcPr>
          <w:p w14:paraId="5530BDE6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571" w:type="dxa"/>
            <w:hideMark/>
          </w:tcPr>
          <w:p w14:paraId="49F211B2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1604" w:type="dxa"/>
            <w:hideMark/>
          </w:tcPr>
          <w:p w14:paraId="669DBE24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116E1F">
              <w:rPr>
                <w:rFonts w:ascii="Times New Roman" w:hAnsi="Times New Roman" w:cs="Times New Roman"/>
                <w:sz w:val="22"/>
                <w:szCs w:val="22"/>
              </w:rPr>
              <w:t>Depresi</w:t>
            </w:r>
            <w:proofErr w:type="spellEnd"/>
          </w:p>
        </w:tc>
        <w:tc>
          <w:tcPr>
            <w:tcW w:w="0" w:type="auto"/>
            <w:hideMark/>
          </w:tcPr>
          <w:p w14:paraId="4C945B2C" w14:textId="77777777" w:rsidR="003B7CF7" w:rsidRPr="00116E1F" w:rsidRDefault="003B7CF7" w:rsidP="00116E1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6E1F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</w:tbl>
    <w:p w14:paraId="5F2601E9" w14:textId="77777777" w:rsidR="003B7CF7" w:rsidRPr="00116E1F" w:rsidRDefault="003B7CF7" w:rsidP="00116E1F">
      <w:pPr>
        <w:spacing w:line="360" w:lineRule="auto"/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tervalidasi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manual.</w:t>
      </w:r>
    </w:p>
    <w:p w14:paraId="11926D7D" w14:textId="77777777" w:rsidR="003B7CF7" w:rsidRPr="00116E1F" w:rsidRDefault="003B7CF7" w:rsidP="00116E1F">
      <w:pPr>
        <w:spacing w:line="360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14F79211" w14:textId="77777777" w:rsidR="00DB2854" w:rsidRPr="00116E1F" w:rsidRDefault="00DB2854" w:rsidP="00116E1F">
      <w:pPr>
        <w:spacing w:line="360" w:lineRule="auto"/>
        <w:rPr>
          <w:rFonts w:ascii="Times New Roman" w:hAnsi="Times New Roman" w:cs="Times New Roman"/>
        </w:rPr>
      </w:pPr>
    </w:p>
    <w:p w14:paraId="3C04BD5F" w14:textId="57A564F6" w:rsidR="00F62495" w:rsidRPr="00116E1F" w:rsidRDefault="00F62495" w:rsidP="00116E1F">
      <w:pPr>
        <w:pStyle w:val="Heading1"/>
        <w:spacing w:line="360" w:lineRule="auto"/>
        <w:rPr>
          <w:rFonts w:cs="Times New Roman"/>
        </w:rPr>
      </w:pPr>
      <w:bookmarkStart w:id="19" w:name="_Toc213966840"/>
      <w:r w:rsidRPr="00116E1F">
        <w:rPr>
          <w:rFonts w:cs="Times New Roman"/>
        </w:rPr>
        <w:lastRenderedPageBreak/>
        <w:t>BAB IV – IMPLEMENTASI PROGRAM KNN (SELURUH DATA 80:2</w:t>
      </w:r>
      <w:r w:rsidR="00EC3509" w:rsidRPr="00116E1F">
        <w:rPr>
          <w:rFonts w:cs="Times New Roman"/>
        </w:rPr>
        <w:t>+</w:t>
      </w:r>
      <w:r w:rsidRPr="00116E1F">
        <w:rPr>
          <w:rFonts w:cs="Times New Roman"/>
        </w:rPr>
        <w:t>0)</w:t>
      </w:r>
      <w:bookmarkEnd w:id="19"/>
    </w:p>
    <w:p w14:paraId="1CE1BC82" w14:textId="77777777" w:rsidR="00F62495" w:rsidRPr="00116E1F" w:rsidRDefault="00F62495" w:rsidP="00116E1F">
      <w:pPr>
        <w:pStyle w:val="Heading2"/>
        <w:spacing w:line="360" w:lineRule="auto"/>
        <w:rPr>
          <w:rFonts w:cs="Times New Roman"/>
        </w:rPr>
      </w:pPr>
      <w:bookmarkStart w:id="20" w:name="_Toc213966841"/>
      <w:r w:rsidRPr="00116E1F">
        <w:rPr>
          <w:rFonts w:cs="Times New Roman"/>
        </w:rPr>
        <w:t xml:space="preserve">4.1 </w:t>
      </w:r>
      <w:proofErr w:type="spellStart"/>
      <w:r w:rsidRPr="00116E1F">
        <w:rPr>
          <w:rFonts w:cs="Times New Roman"/>
        </w:rPr>
        <w:t>Deskripsi</w:t>
      </w:r>
      <w:proofErr w:type="spellEnd"/>
      <w:r w:rsidRPr="00116E1F">
        <w:rPr>
          <w:rFonts w:cs="Times New Roman"/>
        </w:rPr>
        <w:t xml:space="preserve"> Umum</w:t>
      </w:r>
      <w:bookmarkEnd w:id="20"/>
    </w:p>
    <w:p w14:paraId="1B097649" w14:textId="77777777" w:rsidR="00F62495" w:rsidRPr="00F62495" w:rsidRDefault="00F62495" w:rsidP="00116E1F">
      <w:pPr>
        <w:spacing w:line="360" w:lineRule="auto"/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KNN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b/>
          <w:bCs/>
          <w:sz w:val="22"/>
          <w:szCs w:val="22"/>
        </w:rPr>
        <w:t>seluruh</w:t>
      </w:r>
      <w:proofErr w:type="spellEnd"/>
      <w:r w:rsidRPr="00F62495">
        <w:rPr>
          <w:rFonts w:ascii="Times New Roman" w:hAnsi="Times New Roman" w:cs="Times New Roman"/>
          <w:b/>
          <w:bCs/>
          <w:sz w:val="22"/>
          <w:szCs w:val="22"/>
        </w:rPr>
        <w:t xml:space="preserve"> dataset (101 data)</w:t>
      </w:r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pembagian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:</w:t>
      </w:r>
    </w:p>
    <w:p w14:paraId="550B84B1" w14:textId="77777777" w:rsidR="00F62495" w:rsidRPr="00F62495" w:rsidRDefault="00F62495" w:rsidP="00116E1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b/>
          <w:bCs/>
          <w:sz w:val="22"/>
          <w:szCs w:val="22"/>
        </w:rPr>
        <w:t xml:space="preserve">80% data </w:t>
      </w:r>
      <w:proofErr w:type="spellStart"/>
      <w:r w:rsidRPr="00F62495">
        <w:rPr>
          <w:rFonts w:ascii="Times New Roman" w:hAnsi="Times New Roman" w:cs="Times New Roman"/>
          <w:b/>
          <w:bCs/>
          <w:sz w:val="22"/>
          <w:szCs w:val="22"/>
        </w:rPr>
        <w:t>latih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→ 80 data</w:t>
      </w:r>
    </w:p>
    <w:p w14:paraId="35EE60A7" w14:textId="77777777" w:rsidR="00F62495" w:rsidRPr="00F62495" w:rsidRDefault="00F62495" w:rsidP="00116E1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b/>
          <w:bCs/>
          <w:sz w:val="22"/>
          <w:szCs w:val="22"/>
        </w:rPr>
        <w:t>20% data uji</w:t>
      </w:r>
      <w:r w:rsidRPr="00F62495">
        <w:rPr>
          <w:rFonts w:ascii="Times New Roman" w:hAnsi="Times New Roman" w:cs="Times New Roman"/>
          <w:sz w:val="22"/>
          <w:szCs w:val="22"/>
        </w:rPr>
        <w:t xml:space="preserve"> → 21 data</w:t>
      </w:r>
    </w:p>
    <w:p w14:paraId="14FEC528" w14:textId="77777777" w:rsidR="00F62495" w:rsidRPr="00F62495" w:rsidRDefault="00F62495" w:rsidP="00116E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t xml:space="preserve">Tujuan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:</w:t>
      </w:r>
    </w:p>
    <w:p w14:paraId="0CDE44E2" w14:textId="77777777" w:rsidR="00F62495" w:rsidRPr="00F62495" w:rsidRDefault="00F62495" w:rsidP="00116E1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Menguji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model pada dataset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sesungguhnya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.</w:t>
      </w:r>
    </w:p>
    <w:p w14:paraId="4605522A" w14:textId="77777777" w:rsidR="00F62495" w:rsidRPr="00F62495" w:rsidRDefault="00F62495" w:rsidP="00116E1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Membandingkan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 (1, 3, 5, 7).</w:t>
      </w:r>
    </w:p>
    <w:p w14:paraId="552DFAB6" w14:textId="77777777" w:rsidR="00F62495" w:rsidRPr="00F62495" w:rsidRDefault="00F62495" w:rsidP="00116E1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teratas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dan 5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terbawah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format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.</w:t>
      </w:r>
    </w:p>
    <w:p w14:paraId="5FF7EFB5" w14:textId="77777777" w:rsidR="00F62495" w:rsidRPr="00F62495" w:rsidRDefault="00F62495" w:rsidP="00116E1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K.</w:t>
      </w:r>
    </w:p>
    <w:p w14:paraId="45B3D98E" w14:textId="77777777" w:rsidR="00F62495" w:rsidRPr="00116E1F" w:rsidRDefault="00F62495" w:rsidP="00116E1F">
      <w:pPr>
        <w:pStyle w:val="Heading2"/>
        <w:spacing w:line="360" w:lineRule="auto"/>
        <w:rPr>
          <w:rFonts w:cs="Times New Roman"/>
        </w:rPr>
      </w:pPr>
      <w:bookmarkStart w:id="21" w:name="_Toc213966842"/>
      <w:r w:rsidRPr="00116E1F">
        <w:rPr>
          <w:rFonts w:cs="Times New Roman"/>
        </w:rPr>
        <w:t>4.2 Kode Program Split Data 80:20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2"/>
      </w:tblGrid>
      <w:tr w:rsidR="00F62495" w:rsidRPr="00116E1F" w14:paraId="1D10B742" w14:textId="77777777" w:rsidTr="00F62495">
        <w:tc>
          <w:tcPr>
            <w:tcW w:w="7922" w:type="dxa"/>
          </w:tcPr>
          <w:p w14:paraId="0B05E6FA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import pandas as pd</w:t>
            </w:r>
          </w:p>
          <w:p w14:paraId="7C7AB7B1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import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numpy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as np</w:t>
            </w:r>
          </w:p>
          <w:p w14:paraId="0AE60E52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pd.read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_csv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("cleaned_student_mental_health_depression.csv")</w:t>
            </w:r>
          </w:p>
          <w:p w14:paraId="36C00D92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['Gender', 'Age', 'Year', 'CGPA', 'Depression']]</w:t>
            </w:r>
          </w:p>
          <w:p w14:paraId="00D57335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from </w:t>
            </w:r>
            <w:proofErr w:type="spellStart"/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sklearn.model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_selection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import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train_test_split</w:t>
            </w:r>
            <w:proofErr w:type="spellEnd"/>
          </w:p>
          <w:p w14:paraId="17B17194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X = </w:t>
            </w:r>
            <w:proofErr w:type="spellStart"/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['Gender', 'Age', 'Year', 'CGPA']</w:t>
            </w: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].values</w:t>
            </w:r>
            <w:proofErr w:type="gramEnd"/>
          </w:p>
          <w:p w14:paraId="0DA480AD" w14:textId="31410299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y =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['Depression'</w:t>
            </w: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].values</w:t>
            </w:r>
            <w:proofErr w:type="gramEnd"/>
          </w:p>
          <w:p w14:paraId="7AE91A37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X_train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X_test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y_train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y_test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train_test_</w:t>
            </w: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split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</w:p>
          <w:p w14:paraId="5B9F9C5D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X, y,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test_size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=0.2,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random_state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=42, shuffle=True</w:t>
            </w:r>
          </w:p>
          <w:p w14:paraId="153E7F11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99D7C81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df_test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pd.DataFrame</w:t>
            </w:r>
            <w:proofErr w:type="spellEnd"/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X_test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, columns</w:t>
            </w: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'Gender', 'Age', 'Year', 'CGPA'])</w:t>
            </w:r>
          </w:p>
          <w:p w14:paraId="4F878546" w14:textId="67FE16D9" w:rsidR="00F62495" w:rsidRPr="00116E1F" w:rsidRDefault="00F6249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df_test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['Actual'] =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y_test</w:t>
            </w:r>
            <w:proofErr w:type="spellEnd"/>
          </w:p>
        </w:tc>
      </w:tr>
    </w:tbl>
    <w:p w14:paraId="3CE94651" w14:textId="77777777" w:rsidR="00F62495" w:rsidRPr="00116E1F" w:rsidRDefault="00F62495" w:rsidP="00116E1F">
      <w:pPr>
        <w:spacing w:line="360" w:lineRule="auto"/>
        <w:rPr>
          <w:rFonts w:ascii="Times New Roman" w:hAnsi="Times New Roman" w:cs="Times New Roman"/>
        </w:rPr>
      </w:pPr>
    </w:p>
    <w:p w14:paraId="28A9E072" w14:textId="77777777" w:rsidR="00F62495" w:rsidRPr="00116E1F" w:rsidRDefault="00F62495" w:rsidP="00116E1F">
      <w:pPr>
        <w:pStyle w:val="Heading2"/>
        <w:spacing w:line="360" w:lineRule="auto"/>
        <w:rPr>
          <w:rFonts w:cs="Times New Roman"/>
        </w:rPr>
      </w:pPr>
      <w:bookmarkStart w:id="22" w:name="_Toc213966843"/>
      <w:r w:rsidRPr="00116E1F">
        <w:rPr>
          <w:rFonts w:cs="Times New Roman"/>
        </w:rPr>
        <w:t xml:space="preserve">4.3 </w:t>
      </w:r>
      <w:proofErr w:type="spellStart"/>
      <w:r w:rsidRPr="00116E1F">
        <w:rPr>
          <w:rFonts w:cs="Times New Roman"/>
        </w:rPr>
        <w:t>Contoh</w:t>
      </w:r>
      <w:proofErr w:type="spellEnd"/>
      <w:r w:rsidRPr="00116E1F">
        <w:rPr>
          <w:rFonts w:cs="Times New Roman"/>
        </w:rPr>
        <w:t xml:space="preserve"> 5 Data Uji </w:t>
      </w:r>
      <w:proofErr w:type="spellStart"/>
      <w:r w:rsidRPr="00116E1F">
        <w:rPr>
          <w:rFonts w:cs="Times New Roman"/>
        </w:rPr>
        <w:t>Teratas</w:t>
      </w:r>
      <w:bookmarkEnd w:id="22"/>
      <w:proofErr w:type="spellEnd"/>
    </w:p>
    <w:p w14:paraId="18143CD3" w14:textId="77777777" w:rsidR="00F62495" w:rsidRPr="00F62495" w:rsidRDefault="00F62495" w:rsidP="00116E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output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data uji:</w:t>
      </w:r>
    </w:p>
    <w:tbl>
      <w:tblPr>
        <w:tblStyle w:val="TableGrid"/>
        <w:tblW w:w="0" w:type="auto"/>
        <w:tblInd w:w="1723" w:type="dxa"/>
        <w:tblLook w:val="04A0" w:firstRow="1" w:lastRow="0" w:firstColumn="1" w:lastColumn="0" w:noHBand="0" w:noVBand="1"/>
      </w:tblPr>
      <w:tblGrid>
        <w:gridCol w:w="864"/>
        <w:gridCol w:w="583"/>
        <w:gridCol w:w="622"/>
        <w:gridCol w:w="783"/>
        <w:gridCol w:w="803"/>
      </w:tblGrid>
      <w:tr w:rsidR="00F62495" w:rsidRPr="00F62495" w14:paraId="3907EF99" w14:textId="77777777" w:rsidTr="00F62495">
        <w:tc>
          <w:tcPr>
            <w:tcW w:w="0" w:type="auto"/>
            <w:hideMark/>
          </w:tcPr>
          <w:p w14:paraId="5B6E2219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Gender</w:t>
            </w:r>
          </w:p>
        </w:tc>
        <w:tc>
          <w:tcPr>
            <w:tcW w:w="0" w:type="auto"/>
            <w:hideMark/>
          </w:tcPr>
          <w:p w14:paraId="2B1F02CF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5FBB7DFD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Year</w:t>
            </w:r>
          </w:p>
        </w:tc>
        <w:tc>
          <w:tcPr>
            <w:tcW w:w="0" w:type="auto"/>
            <w:hideMark/>
          </w:tcPr>
          <w:p w14:paraId="36DD34FE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CGPA</w:t>
            </w:r>
          </w:p>
        </w:tc>
        <w:tc>
          <w:tcPr>
            <w:tcW w:w="0" w:type="auto"/>
            <w:hideMark/>
          </w:tcPr>
          <w:p w14:paraId="5F46C532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Actual</w:t>
            </w:r>
          </w:p>
        </w:tc>
      </w:tr>
      <w:tr w:rsidR="00F62495" w:rsidRPr="00F62495" w14:paraId="3BA5F035" w14:textId="77777777" w:rsidTr="00F62495">
        <w:tc>
          <w:tcPr>
            <w:tcW w:w="0" w:type="auto"/>
            <w:hideMark/>
          </w:tcPr>
          <w:p w14:paraId="007F91A9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hideMark/>
          </w:tcPr>
          <w:p w14:paraId="3903A20A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0" w:type="auto"/>
            <w:hideMark/>
          </w:tcPr>
          <w:p w14:paraId="5B6C2277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E730373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3.0</w:t>
            </w:r>
          </w:p>
        </w:tc>
        <w:tc>
          <w:tcPr>
            <w:tcW w:w="0" w:type="auto"/>
            <w:hideMark/>
          </w:tcPr>
          <w:p w14:paraId="7D5832E8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62495" w:rsidRPr="00F62495" w14:paraId="1528459D" w14:textId="77777777" w:rsidTr="00F62495">
        <w:tc>
          <w:tcPr>
            <w:tcW w:w="0" w:type="auto"/>
            <w:hideMark/>
          </w:tcPr>
          <w:p w14:paraId="67FCF9E4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hideMark/>
          </w:tcPr>
          <w:p w14:paraId="6F0B9B75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hideMark/>
          </w:tcPr>
          <w:p w14:paraId="2B57CC78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24BDFE6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3.0</w:t>
            </w:r>
          </w:p>
        </w:tc>
        <w:tc>
          <w:tcPr>
            <w:tcW w:w="0" w:type="auto"/>
            <w:hideMark/>
          </w:tcPr>
          <w:p w14:paraId="13D95F43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62495" w:rsidRPr="00F62495" w14:paraId="6F30368A" w14:textId="77777777" w:rsidTr="00F62495">
        <w:tc>
          <w:tcPr>
            <w:tcW w:w="0" w:type="auto"/>
            <w:hideMark/>
          </w:tcPr>
          <w:p w14:paraId="45035B52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0.0</w:t>
            </w:r>
          </w:p>
        </w:tc>
        <w:tc>
          <w:tcPr>
            <w:tcW w:w="0" w:type="auto"/>
            <w:hideMark/>
          </w:tcPr>
          <w:p w14:paraId="2CD336FA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3DF0D4A9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B1B27F1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3.0</w:t>
            </w:r>
          </w:p>
        </w:tc>
        <w:tc>
          <w:tcPr>
            <w:tcW w:w="0" w:type="auto"/>
            <w:hideMark/>
          </w:tcPr>
          <w:p w14:paraId="3BD82C81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62495" w:rsidRPr="00F62495" w14:paraId="408C0C3A" w14:textId="77777777" w:rsidTr="00F62495">
        <w:tc>
          <w:tcPr>
            <w:tcW w:w="0" w:type="auto"/>
            <w:hideMark/>
          </w:tcPr>
          <w:p w14:paraId="27A938A1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hideMark/>
          </w:tcPr>
          <w:p w14:paraId="21EE52EE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0" w:type="auto"/>
            <w:hideMark/>
          </w:tcPr>
          <w:p w14:paraId="4EF03127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F9A83F3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3.0</w:t>
            </w:r>
          </w:p>
        </w:tc>
        <w:tc>
          <w:tcPr>
            <w:tcW w:w="0" w:type="auto"/>
            <w:hideMark/>
          </w:tcPr>
          <w:p w14:paraId="15C4F8DE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F62495" w:rsidRPr="00F62495" w14:paraId="27039357" w14:textId="77777777" w:rsidTr="00F62495">
        <w:tc>
          <w:tcPr>
            <w:tcW w:w="0" w:type="auto"/>
            <w:hideMark/>
          </w:tcPr>
          <w:p w14:paraId="57BDF405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hideMark/>
          </w:tcPr>
          <w:p w14:paraId="2D4753B0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246241AF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87E99A2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hideMark/>
          </w:tcPr>
          <w:p w14:paraId="5BD8CB7E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4F384007" w14:textId="77777777" w:rsidR="00F62495" w:rsidRPr="00F62495" w:rsidRDefault="00F62495" w:rsidP="00116E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t xml:space="preserve">Total data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= </w:t>
      </w:r>
      <w:r w:rsidRPr="00F62495">
        <w:rPr>
          <w:rFonts w:ascii="Times New Roman" w:hAnsi="Times New Roman" w:cs="Times New Roman"/>
          <w:b/>
          <w:bCs/>
          <w:sz w:val="22"/>
          <w:szCs w:val="22"/>
        </w:rPr>
        <w:t>80</w:t>
      </w:r>
      <w:r w:rsidRPr="00F62495">
        <w:rPr>
          <w:rFonts w:ascii="Times New Roman" w:hAnsi="Times New Roman" w:cs="Times New Roman"/>
          <w:sz w:val="22"/>
          <w:szCs w:val="22"/>
        </w:rPr>
        <w:t xml:space="preserve">, total data uji = </w:t>
      </w:r>
      <w:r w:rsidRPr="00F62495">
        <w:rPr>
          <w:rFonts w:ascii="Times New Roman" w:hAnsi="Times New Roman" w:cs="Times New Roman"/>
          <w:b/>
          <w:bCs/>
          <w:sz w:val="22"/>
          <w:szCs w:val="22"/>
        </w:rPr>
        <w:t>21</w:t>
      </w:r>
      <w:r w:rsidRPr="00F62495">
        <w:rPr>
          <w:rFonts w:ascii="Times New Roman" w:hAnsi="Times New Roman" w:cs="Times New Roman"/>
          <w:sz w:val="22"/>
          <w:szCs w:val="22"/>
        </w:rPr>
        <w:t>.</w:t>
      </w:r>
    </w:p>
    <w:p w14:paraId="3BFD3B10" w14:textId="77777777" w:rsidR="00F62495" w:rsidRPr="00116E1F" w:rsidRDefault="00F62495" w:rsidP="00116E1F">
      <w:pPr>
        <w:pStyle w:val="Heading2"/>
        <w:spacing w:line="360" w:lineRule="auto"/>
        <w:rPr>
          <w:rFonts w:cs="Times New Roman"/>
        </w:rPr>
      </w:pPr>
      <w:bookmarkStart w:id="23" w:name="_Toc213966844"/>
      <w:r w:rsidRPr="00116E1F">
        <w:rPr>
          <w:rFonts w:cs="Times New Roman"/>
        </w:rPr>
        <w:t xml:space="preserve">4.4 Kode Program KNN </w:t>
      </w:r>
      <w:proofErr w:type="spellStart"/>
      <w:r w:rsidRPr="00116E1F">
        <w:rPr>
          <w:rFonts w:cs="Times New Roman"/>
        </w:rPr>
        <w:t>untuk</w:t>
      </w:r>
      <w:proofErr w:type="spellEnd"/>
      <w:r w:rsidRPr="00116E1F">
        <w:rPr>
          <w:rFonts w:cs="Times New Roman"/>
        </w:rPr>
        <w:t xml:space="preserve"> K = 1, 3, 5, 7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2"/>
      </w:tblGrid>
      <w:tr w:rsidR="00F62495" w:rsidRPr="00116E1F" w14:paraId="5BA95128" w14:textId="77777777" w:rsidTr="00F62495">
        <w:tc>
          <w:tcPr>
            <w:tcW w:w="7922" w:type="dxa"/>
          </w:tcPr>
          <w:p w14:paraId="51B03F7C" w14:textId="2532781B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from </w:t>
            </w:r>
            <w:proofErr w:type="spellStart"/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sklearn.neighbors</w:t>
            </w:r>
            <w:proofErr w:type="spellEnd"/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import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KNeighborsClassifier</w:t>
            </w:r>
            <w:proofErr w:type="spellEnd"/>
          </w:p>
          <w:p w14:paraId="71804FC9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for k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in [1, 3, 5, 7]:</w:t>
            </w:r>
          </w:p>
          <w:p w14:paraId="27B2DA51" w14:textId="7FE52F0B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f"===== K = {k} =====")</w:t>
            </w:r>
          </w:p>
          <w:p w14:paraId="136E271A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knn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KNeighborsClassifier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n_neighbors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=k)</w:t>
            </w:r>
          </w:p>
          <w:p w14:paraId="03DEC37A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knn.fit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X_train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y_train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9CF21D5" w14:textId="6E405634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preds = </w:t>
            </w:r>
            <w:proofErr w:type="spellStart"/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knn.predict</w:t>
            </w:r>
            <w:proofErr w:type="spellEnd"/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X_test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6A518DFE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df_result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df_</w:t>
            </w: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test.copy</w:t>
            </w:r>
            <w:proofErr w:type="spellEnd"/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6E7B150C" w14:textId="4EDCE97B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df_result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['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Prediksi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'] = preds</w:t>
            </w:r>
          </w:p>
          <w:p w14:paraId="694E064D" w14:textId="1D421C6E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"=== 5 TERATAS ===")</w:t>
            </w:r>
          </w:p>
          <w:p w14:paraId="557BD4F3" w14:textId="57467EC2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df_</w:t>
            </w: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result.head</w:t>
            </w:r>
            <w:proofErr w:type="spellEnd"/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(5))</w:t>
            </w:r>
          </w:p>
          <w:p w14:paraId="04F1545D" w14:textId="426110EC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print(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"=== 5 TERBAWAH ===")</w:t>
            </w:r>
          </w:p>
          <w:p w14:paraId="1FF0CCF7" w14:textId="6F7433D2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df_</w:t>
            </w: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result.tail</w:t>
            </w:r>
            <w:proofErr w:type="spellEnd"/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(5))</w:t>
            </w:r>
          </w:p>
          <w:p w14:paraId="73F3D082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akurasi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 = (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df_result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 xml:space="preserve">['Actual'] == 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df_result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['</w:t>
            </w: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Prediksi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']</w:t>
            </w: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).mean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() * 100</w:t>
            </w:r>
          </w:p>
          <w:p w14:paraId="6B92EE94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f"</w:t>
            </w:r>
          </w:p>
          <w:p w14:paraId="519EFEFF" w14:textId="19FB0338" w:rsidR="00F62495" w:rsidRPr="00116E1F" w:rsidRDefault="00F62495" w:rsidP="00116E1F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Akurasi</w:t>
            </w:r>
            <w:proofErr w:type="spell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: {akurasi:.2</w:t>
            </w:r>
            <w:proofErr w:type="gramStart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f}%</w:t>
            </w:r>
            <w:proofErr w:type="gramEnd"/>
            <w:r w:rsidRPr="00F62495">
              <w:rPr>
                <w:rFonts w:ascii="Times New Roman" w:hAnsi="Times New Roman" w:cs="Times New Roman"/>
                <w:sz w:val="22"/>
                <w:szCs w:val="22"/>
              </w:rPr>
              <w:t>")</w:t>
            </w:r>
          </w:p>
        </w:tc>
      </w:tr>
    </w:tbl>
    <w:p w14:paraId="5D6B7D09" w14:textId="77777777" w:rsidR="00F62495" w:rsidRPr="00116E1F" w:rsidRDefault="00F62495" w:rsidP="00116E1F">
      <w:pPr>
        <w:spacing w:line="360" w:lineRule="auto"/>
        <w:rPr>
          <w:rFonts w:ascii="Times New Roman" w:hAnsi="Times New Roman" w:cs="Times New Roman"/>
        </w:rPr>
      </w:pPr>
    </w:p>
    <w:p w14:paraId="0B53DAA7" w14:textId="77777777" w:rsidR="00F62495" w:rsidRPr="00116E1F" w:rsidRDefault="00F62495" w:rsidP="00116E1F">
      <w:pPr>
        <w:pStyle w:val="Heading2"/>
        <w:spacing w:line="360" w:lineRule="auto"/>
        <w:rPr>
          <w:rFonts w:cs="Times New Roman"/>
        </w:rPr>
      </w:pPr>
      <w:bookmarkStart w:id="24" w:name="_Toc213966845"/>
      <w:r w:rsidRPr="00116E1F">
        <w:rPr>
          <w:rFonts w:cs="Times New Roman"/>
        </w:rPr>
        <w:t xml:space="preserve">4.5 Hasil </w:t>
      </w:r>
      <w:proofErr w:type="spellStart"/>
      <w:r w:rsidRPr="00116E1F">
        <w:rPr>
          <w:rFonts w:cs="Times New Roman"/>
        </w:rPr>
        <w:t>Prediksi</w:t>
      </w:r>
      <w:proofErr w:type="spellEnd"/>
      <w:r w:rsidRPr="00116E1F">
        <w:rPr>
          <w:rFonts w:cs="Times New Roman"/>
        </w:rPr>
        <w:t xml:space="preserve"> dan </w:t>
      </w:r>
      <w:proofErr w:type="spellStart"/>
      <w:r w:rsidRPr="00116E1F">
        <w:rPr>
          <w:rFonts w:cs="Times New Roman"/>
        </w:rPr>
        <w:t>Akurasi</w:t>
      </w:r>
      <w:bookmarkEnd w:id="24"/>
      <w:proofErr w:type="spellEnd"/>
    </w:p>
    <w:p w14:paraId="2AF7EE8B" w14:textId="77777777" w:rsidR="00F62495" w:rsidRPr="00F62495" w:rsidRDefault="00F62495" w:rsidP="00116E1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62495">
        <w:rPr>
          <w:rFonts w:ascii="Times New Roman" w:hAnsi="Times New Roman" w:cs="Times New Roman"/>
          <w:b/>
          <w:bCs/>
          <w:sz w:val="22"/>
          <w:szCs w:val="22"/>
        </w:rPr>
        <w:t>Hasil K = 1</w:t>
      </w:r>
    </w:p>
    <w:p w14:paraId="241DD26A" w14:textId="21752ACE" w:rsidR="00116E1F" w:rsidRPr="00116E1F" w:rsidRDefault="00F62495" w:rsidP="00116E1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5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Teratas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akurat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pada 4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5 data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.</w:t>
      </w:r>
    </w:p>
    <w:p w14:paraId="64D79ED1" w14:textId="6FA17E3F" w:rsidR="00116E1F" w:rsidRPr="00116E1F" w:rsidRDefault="00F62495" w:rsidP="00116E1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5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Terbawah</w:t>
      </w:r>
      <w:proofErr w:type="spellEnd"/>
      <w:r w:rsidRPr="00116E1F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mayoritas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= 0.</w:t>
      </w:r>
    </w:p>
    <w:p w14:paraId="048714FB" w14:textId="0974E73C" w:rsidR="00F62495" w:rsidRPr="00116E1F" w:rsidRDefault="00F62495" w:rsidP="00116E1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total</w:t>
      </w:r>
      <w:r w:rsidRPr="00116E1F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16E1F">
        <w:rPr>
          <w:rFonts w:ascii="Times New Roman" w:hAnsi="Times New Roman" w:cs="Times New Roman"/>
          <w:sz w:val="22"/>
          <w:szCs w:val="22"/>
        </w:rPr>
        <w:t xml:space="preserve"> 52.38%</w:t>
      </w:r>
    </w:p>
    <w:p w14:paraId="4D3C836D" w14:textId="77777777" w:rsidR="00F62495" w:rsidRPr="00F62495" w:rsidRDefault="00F62495" w:rsidP="00116E1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62495">
        <w:rPr>
          <w:rFonts w:ascii="Times New Roman" w:hAnsi="Times New Roman" w:cs="Times New Roman"/>
          <w:b/>
          <w:bCs/>
          <w:sz w:val="22"/>
          <w:szCs w:val="22"/>
        </w:rPr>
        <w:t>Hasil K = 3</w:t>
      </w:r>
    </w:p>
    <w:p w14:paraId="1A255F1E" w14:textId="77777777" w:rsidR="00116E1F" w:rsidRPr="00116E1F" w:rsidRDefault="00F62495" w:rsidP="00116E1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16E1F">
        <w:rPr>
          <w:rFonts w:ascii="Times New Roman" w:hAnsi="Times New Roman" w:cs="Times New Roman"/>
          <w:sz w:val="22"/>
          <w:szCs w:val="22"/>
        </w:rPr>
        <w:t xml:space="preserve">Output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mirip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K=1,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voting 3 </w:t>
      </w:r>
      <w:proofErr w:type="spellStart"/>
      <w:r w:rsidRPr="00116E1F">
        <w:rPr>
          <w:rFonts w:ascii="Times New Roman" w:hAnsi="Times New Roman" w:cs="Times New Roman"/>
          <w:sz w:val="22"/>
          <w:szCs w:val="22"/>
        </w:rPr>
        <w:t>tetangga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>.</w:t>
      </w:r>
    </w:p>
    <w:p w14:paraId="258AC6D0" w14:textId="26BEC244" w:rsidR="00F62495" w:rsidRPr="00116E1F" w:rsidRDefault="00F62495" w:rsidP="00116E1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16E1F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116E1F">
        <w:rPr>
          <w:rFonts w:ascii="Times New Roman" w:hAnsi="Times New Roman" w:cs="Times New Roman"/>
          <w:sz w:val="22"/>
          <w:szCs w:val="22"/>
        </w:rPr>
        <w:t xml:space="preserve"> total: 47.62%</w:t>
      </w:r>
    </w:p>
    <w:p w14:paraId="57F9E7B6" w14:textId="77777777" w:rsidR="00F62495" w:rsidRPr="00F62495" w:rsidRDefault="00F62495" w:rsidP="00116E1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62495">
        <w:rPr>
          <w:rFonts w:ascii="Times New Roman" w:hAnsi="Times New Roman" w:cs="Times New Roman"/>
          <w:b/>
          <w:bCs/>
          <w:sz w:val="22"/>
          <w:szCs w:val="22"/>
        </w:rPr>
        <w:t>Hasil K = 5 dan K = 7</w:t>
      </w:r>
    </w:p>
    <w:p w14:paraId="293B1C44" w14:textId="77777777" w:rsidR="00F62495" w:rsidRPr="00F62495" w:rsidRDefault="00F62495" w:rsidP="00116E1F">
      <w:pPr>
        <w:spacing w:line="360" w:lineRule="auto"/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t xml:space="preserve">Bagian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mengikuti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data,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voting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mayoritas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tetangga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. (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diisi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output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di notebook.)</w:t>
      </w:r>
    </w:p>
    <w:p w14:paraId="5BB82CCD" w14:textId="77777777" w:rsidR="00F62495" w:rsidRPr="00116E1F" w:rsidRDefault="00F62495" w:rsidP="00116E1F">
      <w:pPr>
        <w:pStyle w:val="Heading2"/>
        <w:spacing w:line="360" w:lineRule="auto"/>
        <w:rPr>
          <w:rFonts w:cs="Times New Roman"/>
        </w:rPr>
      </w:pPr>
      <w:bookmarkStart w:id="25" w:name="_Toc213966846"/>
      <w:r w:rsidRPr="00116E1F">
        <w:rPr>
          <w:rFonts w:cs="Times New Roman"/>
        </w:rPr>
        <w:t xml:space="preserve">4.6 </w:t>
      </w:r>
      <w:proofErr w:type="spellStart"/>
      <w:r w:rsidRPr="00116E1F">
        <w:rPr>
          <w:rFonts w:cs="Times New Roman"/>
        </w:rPr>
        <w:t>Analisis</w:t>
      </w:r>
      <w:proofErr w:type="spellEnd"/>
      <w:r w:rsidRPr="00116E1F">
        <w:rPr>
          <w:rFonts w:cs="Times New Roman"/>
        </w:rPr>
        <w:t xml:space="preserve"> 80:20</w:t>
      </w:r>
      <w:bookmarkEnd w:id="25"/>
    </w:p>
    <w:p w14:paraId="439B94FB" w14:textId="77777777" w:rsidR="00F62495" w:rsidRPr="00F62495" w:rsidRDefault="00F62495" w:rsidP="00116E1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b/>
          <w:bCs/>
          <w:sz w:val="22"/>
          <w:szCs w:val="22"/>
        </w:rPr>
        <w:t>Akurasi</w:t>
      </w:r>
      <w:proofErr w:type="spellEnd"/>
      <w:r w:rsidRPr="00F6249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b/>
          <w:bCs/>
          <w:sz w:val="22"/>
          <w:szCs w:val="22"/>
        </w:rPr>
        <w:t>cenderung</w:t>
      </w:r>
      <w:proofErr w:type="spellEnd"/>
      <w:r w:rsidRPr="00F6249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b/>
          <w:bCs/>
          <w:sz w:val="22"/>
          <w:szCs w:val="22"/>
        </w:rPr>
        <w:t>rendah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47–52%,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:</w:t>
      </w:r>
    </w:p>
    <w:p w14:paraId="42AF3939" w14:textId="77777777" w:rsidR="00F62495" w:rsidRPr="00F62495" w:rsidRDefault="00F62495" w:rsidP="00116E1F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t xml:space="preserve">Fitur dataset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numerik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).</w:t>
      </w:r>
    </w:p>
    <w:p w14:paraId="573329F4" w14:textId="77777777" w:rsidR="00F62495" w:rsidRPr="00F62495" w:rsidRDefault="00F62495" w:rsidP="00116E1F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depresi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.</w:t>
      </w:r>
    </w:p>
    <w:p w14:paraId="60DD6535" w14:textId="77777777" w:rsidR="00F62495" w:rsidRPr="00F62495" w:rsidRDefault="00F62495" w:rsidP="00116E1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b/>
          <w:bCs/>
          <w:sz w:val="22"/>
          <w:szCs w:val="22"/>
        </w:rPr>
        <w:t xml:space="preserve">K </w:t>
      </w:r>
      <w:proofErr w:type="spellStart"/>
      <w:r w:rsidRPr="00F62495">
        <w:rPr>
          <w:rFonts w:ascii="Times New Roman" w:hAnsi="Times New Roman" w:cs="Times New Roman"/>
          <w:b/>
          <w:bCs/>
          <w:sz w:val="22"/>
          <w:szCs w:val="22"/>
        </w:rPr>
        <w:t>kecil</w:t>
      </w:r>
      <w:proofErr w:type="spellEnd"/>
      <w:r w:rsidRPr="00F62495">
        <w:rPr>
          <w:rFonts w:ascii="Times New Roman" w:hAnsi="Times New Roman" w:cs="Times New Roman"/>
          <w:b/>
          <w:bCs/>
          <w:sz w:val="22"/>
          <w:szCs w:val="22"/>
        </w:rPr>
        <w:t xml:space="preserve"> (1)</w:t>
      </w:r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sensitif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acak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proses split.</w:t>
      </w:r>
    </w:p>
    <w:p w14:paraId="28808DDA" w14:textId="77777777" w:rsidR="00F62495" w:rsidRPr="00F62495" w:rsidRDefault="00F62495" w:rsidP="00116E1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b/>
          <w:bCs/>
          <w:sz w:val="22"/>
          <w:szCs w:val="22"/>
        </w:rPr>
        <w:t xml:space="preserve">K </w:t>
      </w:r>
      <w:proofErr w:type="spellStart"/>
      <w:r w:rsidRPr="00F62495">
        <w:rPr>
          <w:rFonts w:ascii="Times New Roman" w:hAnsi="Times New Roman" w:cs="Times New Roman"/>
          <w:b/>
          <w:bCs/>
          <w:sz w:val="22"/>
          <w:szCs w:val="22"/>
        </w:rPr>
        <w:t>menengah</w:t>
      </w:r>
      <w:proofErr w:type="spellEnd"/>
      <w:r w:rsidRPr="00F62495">
        <w:rPr>
          <w:rFonts w:ascii="Times New Roman" w:hAnsi="Times New Roman" w:cs="Times New Roman"/>
          <w:b/>
          <w:bCs/>
          <w:sz w:val="22"/>
          <w:szCs w:val="22"/>
        </w:rPr>
        <w:t xml:space="preserve"> (3–7)</w:t>
      </w:r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.</w:t>
      </w:r>
    </w:p>
    <w:p w14:paraId="2FFB7353" w14:textId="5F0B21F1" w:rsidR="00116E1F" w:rsidRPr="00F62495" w:rsidRDefault="00F62495" w:rsidP="00FE6C5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lastRenderedPageBreak/>
        <w:t xml:space="preserve">Performa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b/>
          <w:bCs/>
          <w:sz w:val="22"/>
          <w:szCs w:val="22"/>
        </w:rPr>
        <w:t>normalisasi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(min-max scaling),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diminta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.</w:t>
      </w:r>
    </w:p>
    <w:p w14:paraId="236BBBCF" w14:textId="77777777" w:rsidR="00F62495" w:rsidRPr="00F62495" w:rsidRDefault="00F62495" w:rsidP="00116E1F">
      <w:pPr>
        <w:spacing w:line="360" w:lineRule="auto"/>
        <w:rPr>
          <w:rFonts w:ascii="Times New Roman" w:hAnsi="Times New Roman" w:cs="Times New Roman"/>
          <w:b/>
          <w:bCs/>
        </w:rPr>
      </w:pPr>
      <w:r w:rsidRPr="00F62495">
        <w:rPr>
          <w:rFonts w:ascii="Times New Roman" w:hAnsi="Times New Roman" w:cs="Times New Roman"/>
          <w:b/>
          <w:bCs/>
        </w:rPr>
        <w:t xml:space="preserve">4.7 </w:t>
      </w:r>
      <w:proofErr w:type="spellStart"/>
      <w:r w:rsidRPr="00F62495">
        <w:rPr>
          <w:rFonts w:ascii="Times New Roman" w:hAnsi="Times New Roman" w:cs="Times New Roman"/>
          <w:b/>
          <w:bCs/>
        </w:rPr>
        <w:t>Ringkasan</w:t>
      </w:r>
      <w:proofErr w:type="spellEnd"/>
      <w:r w:rsidRPr="00F62495">
        <w:rPr>
          <w:rFonts w:ascii="Times New Roman" w:hAnsi="Times New Roman" w:cs="Times New Roman"/>
          <w:b/>
          <w:bCs/>
        </w:rPr>
        <w:t xml:space="preserve"> Kinerja Model</w:t>
      </w:r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865"/>
        <w:gridCol w:w="1295"/>
      </w:tblGrid>
      <w:tr w:rsidR="00F62495" w:rsidRPr="00F62495" w14:paraId="2E6C680D" w14:textId="77777777" w:rsidTr="00FE6C55">
        <w:tc>
          <w:tcPr>
            <w:tcW w:w="865" w:type="dxa"/>
            <w:hideMark/>
          </w:tcPr>
          <w:p w14:paraId="7710A81F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2495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1295" w:type="dxa"/>
            <w:hideMark/>
          </w:tcPr>
          <w:p w14:paraId="550EA8BE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62495">
              <w:rPr>
                <w:rFonts w:ascii="Times New Roman" w:hAnsi="Times New Roman" w:cs="Times New Roman"/>
              </w:rPr>
              <w:t>Akurasi</w:t>
            </w:r>
            <w:proofErr w:type="spellEnd"/>
          </w:p>
        </w:tc>
      </w:tr>
      <w:tr w:rsidR="00F62495" w:rsidRPr="00F62495" w14:paraId="69E5CD9A" w14:textId="77777777" w:rsidTr="00FE6C55">
        <w:tc>
          <w:tcPr>
            <w:tcW w:w="865" w:type="dxa"/>
            <w:hideMark/>
          </w:tcPr>
          <w:p w14:paraId="0FE08B33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24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  <w:hideMark/>
          </w:tcPr>
          <w:p w14:paraId="3448DA27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2495">
              <w:rPr>
                <w:rFonts w:ascii="Times New Roman" w:hAnsi="Times New Roman" w:cs="Times New Roman"/>
              </w:rPr>
              <w:t>52.38%</w:t>
            </w:r>
          </w:p>
        </w:tc>
      </w:tr>
      <w:tr w:rsidR="00F62495" w:rsidRPr="00F62495" w14:paraId="2D509303" w14:textId="77777777" w:rsidTr="00FE6C55">
        <w:tc>
          <w:tcPr>
            <w:tcW w:w="865" w:type="dxa"/>
            <w:hideMark/>
          </w:tcPr>
          <w:p w14:paraId="300D7911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249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95" w:type="dxa"/>
            <w:hideMark/>
          </w:tcPr>
          <w:p w14:paraId="0FEA5F24" w14:textId="47D026AA" w:rsidR="00F62495" w:rsidRPr="00F62495" w:rsidRDefault="00FE6C5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E6C55">
              <w:rPr>
                <w:rFonts w:ascii="Times New Roman" w:hAnsi="Times New Roman" w:cs="Times New Roman"/>
              </w:rPr>
              <w:t>57.14</w:t>
            </w:r>
          </w:p>
        </w:tc>
      </w:tr>
      <w:tr w:rsidR="00F62495" w:rsidRPr="00F62495" w14:paraId="18557E43" w14:textId="77777777" w:rsidTr="00FE6C55">
        <w:tc>
          <w:tcPr>
            <w:tcW w:w="865" w:type="dxa"/>
            <w:hideMark/>
          </w:tcPr>
          <w:p w14:paraId="0724B701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249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95" w:type="dxa"/>
            <w:hideMark/>
          </w:tcPr>
          <w:p w14:paraId="268D5DD5" w14:textId="52462EEC" w:rsidR="00F62495" w:rsidRPr="00F62495" w:rsidRDefault="003801B9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801B9">
              <w:rPr>
                <w:rFonts w:ascii="Times New Roman" w:hAnsi="Times New Roman" w:cs="Times New Roman"/>
              </w:rPr>
              <w:t>47.62%</w:t>
            </w:r>
          </w:p>
        </w:tc>
      </w:tr>
      <w:tr w:rsidR="00F62495" w:rsidRPr="00F62495" w14:paraId="409E0781" w14:textId="77777777" w:rsidTr="00FE6C55">
        <w:tc>
          <w:tcPr>
            <w:tcW w:w="865" w:type="dxa"/>
            <w:hideMark/>
          </w:tcPr>
          <w:p w14:paraId="22D98790" w14:textId="77777777" w:rsidR="00F62495" w:rsidRPr="00F62495" w:rsidRDefault="00F6249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249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95" w:type="dxa"/>
            <w:hideMark/>
          </w:tcPr>
          <w:p w14:paraId="0E327422" w14:textId="2D8B431A" w:rsidR="00F62495" w:rsidRPr="00F62495" w:rsidRDefault="00FE6C55" w:rsidP="00116E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E6C55">
              <w:rPr>
                <w:rFonts w:ascii="Times New Roman" w:hAnsi="Times New Roman" w:cs="Times New Roman"/>
              </w:rPr>
              <w:t>47.62%</w:t>
            </w:r>
          </w:p>
        </w:tc>
      </w:tr>
    </w:tbl>
    <w:p w14:paraId="2C7F8DFD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52EAED82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22F5BB89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4C78900D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20EB7928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31917158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6BA1545A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285BA688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15408C29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0A497874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433B51CE" w14:textId="77777777" w:rsidR="00116E1F" w:rsidRPr="00116E1F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22A8B5E6" w14:textId="77777777" w:rsidR="00116E1F" w:rsidRPr="00F62495" w:rsidRDefault="00116E1F" w:rsidP="00116E1F">
      <w:pPr>
        <w:spacing w:line="360" w:lineRule="auto"/>
        <w:rPr>
          <w:rFonts w:ascii="Times New Roman" w:hAnsi="Times New Roman" w:cs="Times New Roman"/>
        </w:rPr>
      </w:pPr>
    </w:p>
    <w:p w14:paraId="2A8F8AD1" w14:textId="77777777" w:rsidR="00F62495" w:rsidRPr="00116E1F" w:rsidRDefault="00F62495" w:rsidP="00116E1F">
      <w:pPr>
        <w:pStyle w:val="Heading1"/>
        <w:spacing w:line="360" w:lineRule="auto"/>
        <w:rPr>
          <w:rFonts w:cs="Times New Roman"/>
        </w:rPr>
      </w:pPr>
      <w:bookmarkStart w:id="26" w:name="_Toc213966847"/>
      <w:r w:rsidRPr="00116E1F">
        <w:rPr>
          <w:rFonts w:cs="Times New Roman"/>
        </w:rPr>
        <w:lastRenderedPageBreak/>
        <w:t>BAB V – ANALISIS DAN KESIMPULAN</w:t>
      </w:r>
      <w:bookmarkEnd w:id="26"/>
    </w:p>
    <w:p w14:paraId="5FCD3F61" w14:textId="77777777" w:rsidR="00F62495" w:rsidRPr="00116E1F" w:rsidRDefault="00F62495" w:rsidP="00116E1F">
      <w:pPr>
        <w:pStyle w:val="Heading2"/>
        <w:spacing w:line="360" w:lineRule="auto"/>
        <w:rPr>
          <w:rFonts w:cs="Times New Roman"/>
        </w:rPr>
      </w:pPr>
      <w:bookmarkStart w:id="27" w:name="_Toc213966848"/>
      <w:r w:rsidRPr="00116E1F">
        <w:rPr>
          <w:rFonts w:cs="Times New Roman"/>
        </w:rPr>
        <w:t xml:space="preserve">5.1 </w:t>
      </w:r>
      <w:proofErr w:type="spellStart"/>
      <w:r w:rsidRPr="00116E1F">
        <w:rPr>
          <w:rFonts w:cs="Times New Roman"/>
        </w:rPr>
        <w:t>Analisis</w:t>
      </w:r>
      <w:bookmarkEnd w:id="27"/>
      <w:proofErr w:type="spellEnd"/>
    </w:p>
    <w:p w14:paraId="600542B4" w14:textId="77777777" w:rsidR="00F62495" w:rsidRPr="00F62495" w:rsidRDefault="00F62495" w:rsidP="00116E1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praktikum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poin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:</w:t>
      </w:r>
    </w:p>
    <w:p w14:paraId="44DCE4C2" w14:textId="77777777" w:rsidR="00F62495" w:rsidRPr="00F62495" w:rsidRDefault="00F62495" w:rsidP="00116E1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t xml:space="preserve">KNN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sensitif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 yang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K=1)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terpengaruh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oleh noise.</w:t>
      </w:r>
    </w:p>
    <w:p w14:paraId="6940B97F" w14:textId="77777777" w:rsidR="00F62495" w:rsidRPr="00F62495" w:rsidRDefault="00F62495" w:rsidP="00116E1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t xml:space="preserve">Nilai K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menengah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(3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5)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.</w:t>
      </w:r>
    </w:p>
    <w:p w14:paraId="731920DD" w14:textId="77777777" w:rsidR="00F62495" w:rsidRPr="00F62495" w:rsidRDefault="00F62495" w:rsidP="00116E1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manual dan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sklearn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pada 11 data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identik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.</w:t>
      </w:r>
    </w:p>
    <w:p w14:paraId="260EB56C" w14:textId="77777777" w:rsidR="00F62495" w:rsidRPr="00F62495" w:rsidRDefault="00F62495" w:rsidP="00116E1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Pembagian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data 80:20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bervariasi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K.</w:t>
      </w:r>
    </w:p>
    <w:p w14:paraId="1D52C2E2" w14:textId="77777777" w:rsidR="00F62495" w:rsidRPr="00F62495" w:rsidRDefault="00F62495" w:rsidP="00116E1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t xml:space="preserve">KNN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numerik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berskala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serupa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opsional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scaling pada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lanjutan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).</w:t>
      </w:r>
    </w:p>
    <w:p w14:paraId="0B0B18FE" w14:textId="77777777" w:rsidR="00F62495" w:rsidRPr="00116E1F" w:rsidRDefault="00F62495" w:rsidP="00116E1F">
      <w:pPr>
        <w:pStyle w:val="Heading2"/>
        <w:spacing w:line="360" w:lineRule="auto"/>
        <w:rPr>
          <w:rFonts w:cs="Times New Roman"/>
        </w:rPr>
      </w:pPr>
      <w:bookmarkStart w:id="28" w:name="_Toc213966849"/>
      <w:r w:rsidRPr="00116E1F">
        <w:rPr>
          <w:rFonts w:cs="Times New Roman"/>
        </w:rPr>
        <w:t>5.2 Kesimpulan</w:t>
      </w:r>
      <w:bookmarkEnd w:id="28"/>
    </w:p>
    <w:p w14:paraId="43CA874A" w14:textId="77777777" w:rsidR="00F62495" w:rsidRPr="00F62495" w:rsidRDefault="00F62495" w:rsidP="00116E1F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KNN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mengklasifikasi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depresi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mahasiswa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atribut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Gender, Age, Year, dan CGPA.</w:t>
      </w:r>
    </w:p>
    <w:p w14:paraId="4BB4F281" w14:textId="77777777" w:rsidR="00F62495" w:rsidRPr="00F62495" w:rsidRDefault="00F62495" w:rsidP="00116E1F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Pemilihan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 sangat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model.</w:t>
      </w:r>
    </w:p>
    <w:p w14:paraId="77C829C8" w14:textId="77777777" w:rsidR="00F62495" w:rsidRPr="00F62495" w:rsidRDefault="00F62495" w:rsidP="00116E1F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6249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KNN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Python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sklearn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>.</w:t>
      </w:r>
    </w:p>
    <w:p w14:paraId="54F7E593" w14:textId="77777777" w:rsidR="00F62495" w:rsidRPr="00F62495" w:rsidRDefault="00F62495" w:rsidP="00116E1F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2495">
        <w:rPr>
          <w:rFonts w:ascii="Times New Roman" w:hAnsi="Times New Roman" w:cs="Times New Roman"/>
          <w:sz w:val="22"/>
          <w:szCs w:val="22"/>
        </w:rPr>
        <w:t xml:space="preserve">Dataset Student Mental Health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diprediksi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49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62495">
        <w:rPr>
          <w:rFonts w:ascii="Times New Roman" w:hAnsi="Times New Roman" w:cs="Times New Roman"/>
          <w:sz w:val="22"/>
          <w:szCs w:val="22"/>
        </w:rPr>
        <w:t xml:space="preserve"> KNN.</w:t>
      </w:r>
    </w:p>
    <w:p w14:paraId="09EB047F" w14:textId="77777777" w:rsidR="00761A65" w:rsidRPr="00116E1F" w:rsidRDefault="00761A65" w:rsidP="00116E1F">
      <w:pPr>
        <w:spacing w:line="360" w:lineRule="auto"/>
        <w:rPr>
          <w:rFonts w:ascii="Times New Roman" w:hAnsi="Times New Roman" w:cs="Times New Roman"/>
        </w:rPr>
      </w:pPr>
    </w:p>
    <w:p w14:paraId="75938CED" w14:textId="77777777" w:rsidR="00761A65" w:rsidRPr="00116E1F" w:rsidRDefault="00761A65" w:rsidP="00116E1F">
      <w:pPr>
        <w:spacing w:line="360" w:lineRule="auto"/>
        <w:rPr>
          <w:rFonts w:ascii="Times New Roman" w:hAnsi="Times New Roman" w:cs="Times New Roman"/>
        </w:rPr>
      </w:pPr>
    </w:p>
    <w:p w14:paraId="5F326200" w14:textId="77777777" w:rsidR="00761A65" w:rsidRPr="00116E1F" w:rsidRDefault="00761A65" w:rsidP="00116E1F">
      <w:pPr>
        <w:spacing w:line="360" w:lineRule="auto"/>
        <w:rPr>
          <w:rFonts w:ascii="Times New Roman" w:hAnsi="Times New Roman" w:cs="Times New Roman"/>
        </w:rPr>
      </w:pPr>
    </w:p>
    <w:p w14:paraId="65C5F2F9" w14:textId="77777777" w:rsidR="00761A65" w:rsidRPr="00116E1F" w:rsidRDefault="00761A65" w:rsidP="00116E1F">
      <w:pPr>
        <w:spacing w:line="360" w:lineRule="auto"/>
        <w:rPr>
          <w:rFonts w:ascii="Times New Roman" w:hAnsi="Times New Roman" w:cs="Times New Roman"/>
        </w:rPr>
      </w:pPr>
    </w:p>
    <w:p w14:paraId="0D51235B" w14:textId="77777777" w:rsidR="00761A65" w:rsidRPr="00116E1F" w:rsidRDefault="00761A65" w:rsidP="00116E1F">
      <w:pPr>
        <w:spacing w:line="360" w:lineRule="auto"/>
        <w:rPr>
          <w:rFonts w:ascii="Times New Roman" w:hAnsi="Times New Roman" w:cs="Times New Roman"/>
        </w:rPr>
      </w:pPr>
    </w:p>
    <w:sectPr w:rsidR="00761A65" w:rsidRPr="00116E1F" w:rsidSect="00761A65">
      <w:footerReference w:type="default" r:id="rId9"/>
      <w:footerReference w:type="first" r:id="rId10"/>
      <w:pgSz w:w="11906" w:h="16838"/>
      <w:pgMar w:top="2275" w:right="1699" w:bottom="1699" w:left="227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2E9A" w14:textId="77777777" w:rsidR="00823D60" w:rsidRDefault="00823D60" w:rsidP="009A4C4B">
      <w:pPr>
        <w:spacing w:after="0" w:line="240" w:lineRule="auto"/>
      </w:pPr>
      <w:r>
        <w:separator/>
      </w:r>
    </w:p>
  </w:endnote>
  <w:endnote w:type="continuationSeparator" w:id="0">
    <w:p w14:paraId="793C9375" w14:textId="77777777" w:rsidR="00823D60" w:rsidRDefault="00823D60" w:rsidP="009A4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2691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CD4957" w14:textId="4F40286B" w:rsidR="00761A65" w:rsidRDefault="00761A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6D99DA" w14:textId="77777777" w:rsidR="00761A65" w:rsidRDefault="00761A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2D25" w14:textId="1F0C634C" w:rsidR="00761A65" w:rsidRDefault="00761A65" w:rsidP="00761A65">
    <w:pPr>
      <w:pStyle w:val="Footer"/>
    </w:pPr>
  </w:p>
  <w:p w14:paraId="52F26293" w14:textId="77777777" w:rsidR="00761A65" w:rsidRDefault="00761A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48E1E" w14:textId="77777777" w:rsidR="00823D60" w:rsidRDefault="00823D60" w:rsidP="009A4C4B">
      <w:pPr>
        <w:spacing w:after="0" w:line="240" w:lineRule="auto"/>
      </w:pPr>
      <w:r>
        <w:separator/>
      </w:r>
    </w:p>
  </w:footnote>
  <w:footnote w:type="continuationSeparator" w:id="0">
    <w:p w14:paraId="33A04679" w14:textId="77777777" w:rsidR="00823D60" w:rsidRDefault="00823D60" w:rsidP="009A4C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001"/>
    <w:multiLevelType w:val="multilevel"/>
    <w:tmpl w:val="3B2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DA0"/>
    <w:multiLevelType w:val="multilevel"/>
    <w:tmpl w:val="C76C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B41A0"/>
    <w:multiLevelType w:val="multilevel"/>
    <w:tmpl w:val="C67C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F58F3"/>
    <w:multiLevelType w:val="multilevel"/>
    <w:tmpl w:val="44B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956CA"/>
    <w:multiLevelType w:val="multilevel"/>
    <w:tmpl w:val="BC8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96F10"/>
    <w:multiLevelType w:val="multilevel"/>
    <w:tmpl w:val="EED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00AA4"/>
    <w:multiLevelType w:val="multilevel"/>
    <w:tmpl w:val="D436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B0739"/>
    <w:multiLevelType w:val="multilevel"/>
    <w:tmpl w:val="73E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D5B58"/>
    <w:multiLevelType w:val="multilevel"/>
    <w:tmpl w:val="0DD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D2A58"/>
    <w:multiLevelType w:val="hybridMultilevel"/>
    <w:tmpl w:val="488234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0F5F1D"/>
    <w:multiLevelType w:val="multilevel"/>
    <w:tmpl w:val="398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05583"/>
    <w:multiLevelType w:val="hybridMultilevel"/>
    <w:tmpl w:val="94DC69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0857C7"/>
    <w:multiLevelType w:val="multilevel"/>
    <w:tmpl w:val="85C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44D62"/>
    <w:multiLevelType w:val="multilevel"/>
    <w:tmpl w:val="CE2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64A1B"/>
    <w:multiLevelType w:val="hybridMultilevel"/>
    <w:tmpl w:val="86B2FC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864B7"/>
    <w:multiLevelType w:val="multilevel"/>
    <w:tmpl w:val="2A7C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F33C06"/>
    <w:multiLevelType w:val="multilevel"/>
    <w:tmpl w:val="E9BA0A8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52E17"/>
    <w:multiLevelType w:val="multilevel"/>
    <w:tmpl w:val="E4A8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8222C"/>
    <w:multiLevelType w:val="hybridMultilevel"/>
    <w:tmpl w:val="3A8220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9A032A"/>
    <w:multiLevelType w:val="multilevel"/>
    <w:tmpl w:val="300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0560">
    <w:abstractNumId w:val="7"/>
  </w:num>
  <w:num w:numId="2" w16cid:durableId="881601904">
    <w:abstractNumId w:val="0"/>
  </w:num>
  <w:num w:numId="3" w16cid:durableId="2001731844">
    <w:abstractNumId w:val="3"/>
  </w:num>
  <w:num w:numId="4" w16cid:durableId="86074002">
    <w:abstractNumId w:val="6"/>
  </w:num>
  <w:num w:numId="5" w16cid:durableId="1434593712">
    <w:abstractNumId w:val="8"/>
  </w:num>
  <w:num w:numId="6" w16cid:durableId="898443304">
    <w:abstractNumId w:val="4"/>
  </w:num>
  <w:num w:numId="7" w16cid:durableId="596669769">
    <w:abstractNumId w:val="12"/>
  </w:num>
  <w:num w:numId="8" w16cid:durableId="23141213">
    <w:abstractNumId w:val="19"/>
  </w:num>
  <w:num w:numId="9" w16cid:durableId="1507162179">
    <w:abstractNumId w:val="13"/>
  </w:num>
  <w:num w:numId="10" w16cid:durableId="1579559358">
    <w:abstractNumId w:val="16"/>
  </w:num>
  <w:num w:numId="11" w16cid:durableId="1545288799">
    <w:abstractNumId w:val="5"/>
  </w:num>
  <w:num w:numId="12" w16cid:durableId="915092979">
    <w:abstractNumId w:val="10"/>
  </w:num>
  <w:num w:numId="13" w16cid:durableId="1158229935">
    <w:abstractNumId w:val="17"/>
  </w:num>
  <w:num w:numId="14" w16cid:durableId="410781628">
    <w:abstractNumId w:val="1"/>
  </w:num>
  <w:num w:numId="15" w16cid:durableId="751513259">
    <w:abstractNumId w:val="15"/>
  </w:num>
  <w:num w:numId="16" w16cid:durableId="1086072125">
    <w:abstractNumId w:val="2"/>
  </w:num>
  <w:num w:numId="17" w16cid:durableId="1120605442">
    <w:abstractNumId w:val="9"/>
  </w:num>
  <w:num w:numId="18" w16cid:durableId="1612009251">
    <w:abstractNumId w:val="11"/>
  </w:num>
  <w:num w:numId="19" w16cid:durableId="1681010486">
    <w:abstractNumId w:val="14"/>
  </w:num>
  <w:num w:numId="20" w16cid:durableId="1124839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30"/>
    <w:rsid w:val="00001DD8"/>
    <w:rsid w:val="00004DD9"/>
    <w:rsid w:val="000812EE"/>
    <w:rsid w:val="00113A94"/>
    <w:rsid w:val="00116E1F"/>
    <w:rsid w:val="001352AC"/>
    <w:rsid w:val="00172BAD"/>
    <w:rsid w:val="001839D1"/>
    <w:rsid w:val="001A2895"/>
    <w:rsid w:val="001A6701"/>
    <w:rsid w:val="00232815"/>
    <w:rsid w:val="00256A1B"/>
    <w:rsid w:val="00280FAB"/>
    <w:rsid w:val="0036239A"/>
    <w:rsid w:val="0036768A"/>
    <w:rsid w:val="003801B9"/>
    <w:rsid w:val="003B7CF7"/>
    <w:rsid w:val="003E518F"/>
    <w:rsid w:val="00420930"/>
    <w:rsid w:val="00451AA5"/>
    <w:rsid w:val="00482A96"/>
    <w:rsid w:val="004B3099"/>
    <w:rsid w:val="00500C01"/>
    <w:rsid w:val="00505F4E"/>
    <w:rsid w:val="00513556"/>
    <w:rsid w:val="00644370"/>
    <w:rsid w:val="00662D1B"/>
    <w:rsid w:val="00696637"/>
    <w:rsid w:val="006B0C2B"/>
    <w:rsid w:val="00700BF8"/>
    <w:rsid w:val="00761A65"/>
    <w:rsid w:val="00823D60"/>
    <w:rsid w:val="008848E1"/>
    <w:rsid w:val="009A4C4B"/>
    <w:rsid w:val="009F4578"/>
    <w:rsid w:val="00A7421C"/>
    <w:rsid w:val="00A76332"/>
    <w:rsid w:val="00BE51F3"/>
    <w:rsid w:val="00BF71A4"/>
    <w:rsid w:val="00CC3445"/>
    <w:rsid w:val="00CC68E2"/>
    <w:rsid w:val="00DB2854"/>
    <w:rsid w:val="00DE0C7B"/>
    <w:rsid w:val="00E51FC6"/>
    <w:rsid w:val="00EC3509"/>
    <w:rsid w:val="00F62495"/>
    <w:rsid w:val="00FA1A97"/>
    <w:rsid w:val="00FE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1AC2"/>
  <w15:chartTrackingRefBased/>
  <w15:docId w15:val="{7B4F2800-AEAA-4C1C-AF81-0906A169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930"/>
  </w:style>
  <w:style w:type="paragraph" w:styleId="Heading1">
    <w:name w:val="heading 1"/>
    <w:basedOn w:val="Normal"/>
    <w:next w:val="Normal"/>
    <w:link w:val="Heading1Char"/>
    <w:uiPriority w:val="9"/>
    <w:qFormat/>
    <w:rsid w:val="009A4C4B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6701"/>
    <w:pPr>
      <w:keepNext/>
      <w:keepLines/>
      <w:spacing w:before="120" w:after="120" w:line="276" w:lineRule="auto"/>
      <w:outlineLvl w:val="1"/>
    </w:pPr>
    <w:rPr>
      <w:rFonts w:ascii="Times New Roman" w:eastAsiaTheme="majorEastAsia" w:hAnsi="Times New Roman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6701"/>
    <w:rPr>
      <w:rFonts w:ascii="Times New Roman" w:eastAsiaTheme="majorEastAsia" w:hAnsi="Times New Roman" w:cstheme="majorBidi"/>
      <w:b/>
      <w:bCs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A4C4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4C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4B"/>
  </w:style>
  <w:style w:type="paragraph" w:styleId="Footer">
    <w:name w:val="footer"/>
    <w:basedOn w:val="Normal"/>
    <w:link w:val="FooterChar"/>
    <w:uiPriority w:val="99"/>
    <w:unhideWhenUsed/>
    <w:rsid w:val="009A4C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4B"/>
  </w:style>
  <w:style w:type="paragraph" w:styleId="NormalWeb">
    <w:name w:val="Normal (Web)"/>
    <w:basedOn w:val="Normal"/>
    <w:uiPriority w:val="99"/>
    <w:semiHidden/>
    <w:unhideWhenUsed/>
    <w:rsid w:val="001A6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E6C55"/>
    <w:pPr>
      <w:spacing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E6C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6C5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E6C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B0926-0879-443E-B88E-243223815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1810</Words>
  <Characters>10322</Characters>
  <Application>Microsoft Office Word</Application>
  <DocSecurity>0</DocSecurity>
  <Lines>86</Lines>
  <Paragraphs>24</Paragraphs>
  <ScaleCrop>false</ScaleCrop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 Aldiano</dc:creator>
  <cp:keywords/>
  <dc:description/>
  <cp:lastModifiedBy>Gilang Aldiano</cp:lastModifiedBy>
  <cp:revision>33</cp:revision>
  <dcterms:created xsi:type="dcterms:W3CDTF">2025-11-13T14:11:00Z</dcterms:created>
  <dcterms:modified xsi:type="dcterms:W3CDTF">2025-11-13T15:54:00Z</dcterms:modified>
</cp:coreProperties>
</file>